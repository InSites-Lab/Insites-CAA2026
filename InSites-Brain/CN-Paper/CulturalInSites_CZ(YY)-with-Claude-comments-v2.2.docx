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9E3" w14:textId="7EEA251E" w:rsidR="00C452D9" w:rsidRPr="003B7BF6" w:rsidRDefault="00C452D9" w:rsidP="00C452D9">
      <w:pPr>
        <w:jc w:val="both"/>
        <w:rPr>
          <w:rFonts w:ascii="Times New Roman" w:eastAsia="DengXian" w:hAnsi="Times New Roman" w:cs="Times New Roman"/>
          <w:sz w:val="20"/>
          <w:szCs w:val="20"/>
          <w:lang w:val="en-US"/>
        </w:rPr>
      </w:pPr>
      <w:r w:rsidRPr="003B7BF6">
        <w:rPr>
          <w:rFonts w:ascii="Times New Roman" w:eastAsia="DengXian" w:hAnsi="Times New Roman" w:cs="Times New Roman"/>
          <w:sz w:val="20"/>
          <w:szCs w:val="20"/>
          <w:highlight w:val="yellow"/>
        </w:rPr>
        <w:t>Tentative Titles</w:t>
      </w:r>
      <w:r w:rsidR="008855AD" w:rsidRPr="003B7BF6">
        <w:rPr>
          <w:rFonts w:ascii="Times New Roman" w:eastAsia="DengXian" w:hAnsi="Times New Roman" w:cs="Times New Roman"/>
          <w:sz w:val="20"/>
          <w:szCs w:val="20"/>
          <w:highlight w:val="yellow"/>
        </w:rPr>
        <w:t xml:space="preserve">, please </w:t>
      </w:r>
      <w:r w:rsidR="0070580D">
        <w:rPr>
          <w:rFonts w:ascii="Times New Roman" w:eastAsia="DengXian" w:hAnsi="Times New Roman" w:cs="Times New Roman"/>
          <w:sz w:val="20"/>
          <w:szCs w:val="20"/>
          <w:highlight w:val="yellow"/>
        </w:rPr>
        <w:t>advice</w:t>
      </w:r>
      <w:r w:rsidRPr="003B7BF6">
        <w:rPr>
          <w:rFonts w:ascii="Times New Roman" w:eastAsia="DengXian" w:hAnsi="Times New Roman" w:cs="Times New Roman"/>
          <w:sz w:val="20"/>
          <w:szCs w:val="20"/>
          <w:highlight w:val="yellow"/>
          <w:lang w:val="en-US"/>
        </w:rPr>
        <w:t>:</w:t>
      </w:r>
    </w:p>
    <w:p w14:paraId="46BB96C0" w14:textId="3777F026" w:rsidR="00C452D9" w:rsidRPr="00C452D9" w:rsidRDefault="00C452D9" w:rsidP="00C452D9">
      <w:pPr>
        <w:jc w:val="center"/>
        <w:rPr>
          <w:rFonts w:ascii="Times New Roman" w:eastAsia="DengXian" w:hAnsi="Times New Roman" w:cs="Times New Roman"/>
          <w:b/>
          <w:bCs/>
          <w:lang w:val="en-US"/>
        </w:rPr>
      </w:pPr>
      <w:r w:rsidRPr="00C452D9">
        <w:rPr>
          <w:rFonts w:ascii="Times New Roman" w:eastAsia="DengXian" w:hAnsi="Times New Roman" w:cs="Times New Roman"/>
          <w:b/>
          <w:bCs/>
        </w:rPr>
        <w:t>LLMs and Context-based Significan</w:t>
      </w:r>
      <w:r w:rsidR="00D47C48">
        <w:rPr>
          <w:rFonts w:ascii="Times New Roman" w:eastAsia="DengXian" w:hAnsi="Times New Roman" w:cs="Times New Roman" w:hint="eastAsia"/>
          <w:b/>
          <w:bCs/>
        </w:rPr>
        <w:t>ce</w:t>
      </w:r>
      <w:r w:rsidRPr="00C452D9">
        <w:rPr>
          <w:rFonts w:ascii="Times New Roman" w:eastAsia="DengXian" w:hAnsi="Times New Roman" w:cs="Times New Roman"/>
          <w:b/>
          <w:bCs/>
        </w:rPr>
        <w:t xml:space="preserve"> Assessments</w:t>
      </w:r>
      <w:r w:rsidRPr="00C452D9">
        <w:rPr>
          <w:rFonts w:ascii="Times New Roman" w:eastAsia="DengXian" w:hAnsi="Times New Roman" w:cs="Times New Roman"/>
          <w:b/>
          <w:bCs/>
          <w:lang w:val="en-US"/>
        </w:rPr>
        <w:t xml:space="preserve">: An Evaluation of Human-in-the-loop AI </w:t>
      </w:r>
      <w:r w:rsidR="00D47C48">
        <w:rPr>
          <w:rFonts w:ascii="Times New Roman" w:eastAsia="DengXian" w:hAnsi="Times New Roman" w:cs="Times New Roman"/>
          <w:b/>
          <w:bCs/>
          <w:lang w:val="en-US"/>
        </w:rPr>
        <w:t>in</w:t>
      </w:r>
      <w:r w:rsidRPr="00C452D9">
        <w:rPr>
          <w:rFonts w:ascii="Times New Roman" w:eastAsia="DengXian" w:hAnsi="Times New Roman" w:cs="Times New Roman"/>
          <w:b/>
          <w:bCs/>
          <w:lang w:val="en-US"/>
        </w:rPr>
        <w:t xml:space="preserve"> Project-Based Teaching for Digital Heritage</w:t>
      </w:r>
    </w:p>
    <w:p w14:paraId="25932310" w14:textId="77777777" w:rsidR="00C452D9" w:rsidRDefault="00C452D9" w:rsidP="00C452D9">
      <w:pPr>
        <w:jc w:val="center"/>
        <w:rPr>
          <w:rFonts w:ascii="Times New Roman" w:eastAsia="DengXian" w:hAnsi="Times New Roman" w:cs="Times New Roman"/>
          <w:b/>
          <w:bCs/>
        </w:rPr>
      </w:pPr>
      <w:r w:rsidRPr="00C452D9">
        <w:rPr>
          <w:rFonts w:ascii="Times New Roman" w:eastAsia="DengXian" w:hAnsi="Times New Roman" w:cs="Times New Roman"/>
          <w:b/>
          <w:bCs/>
        </w:rPr>
        <w:t>Cultural InSites: An Evaluation of the Human-in-the-Loop AI Collaborative Learning Framework for Non-Heritage Students</w:t>
      </w:r>
    </w:p>
    <w:p w14:paraId="18B4D217" w14:textId="759FA789" w:rsidR="00C452D9" w:rsidRDefault="00D47C48" w:rsidP="001F1D87">
      <w:pPr>
        <w:jc w:val="center"/>
        <w:rPr>
          <w:rFonts w:ascii="Times New Roman" w:eastAsia="DengXian" w:hAnsi="Times New Roman" w:cs="Times New Roman"/>
          <w:b/>
          <w:bCs/>
        </w:rPr>
      </w:pPr>
      <w:commentRangeStart w:id="0"/>
      <w:commentRangeStart w:id="1"/>
      <w:commentRangeStart w:id="2"/>
      <w:commentRangeStart w:id="3"/>
      <w:r w:rsidRPr="00D47C48">
        <w:rPr>
          <w:rFonts w:ascii="Times New Roman" w:eastAsia="DengXian" w:hAnsi="Times New Roman" w:cs="Times New Roman"/>
          <w:b/>
          <w:bCs/>
        </w:rPr>
        <w:t>Cultural InSites: A Human-in-the-Loop AI Framework for Teaching Context-Based Significance Assessment in Digital Heritage Education</w:t>
      </w:r>
      <w:commentRangeEnd w:id="2"/>
      <w:r w:rsidR="00CA518F">
        <w:rPr>
          <w:rStyle w:val="af3"/>
          <w:rFonts w:ascii="Times New Roman" w:eastAsia="DengXian" w:hAnsi="Times New Roman" w:cs="Times New Roman"/>
          <w:b/>
          <w:bCs/>
          <w:sz w:val="24"/>
          <w:szCs w:val="24"/>
        </w:rPr>
        <w:commentReference w:id="2"/>
      </w:r>
      <w:commentRangeEnd w:id="3"/>
      <w:r w:rsidR="00714E07">
        <w:rPr>
          <w:rStyle w:val="af3"/>
          <w:rFonts w:ascii="Times New Roman" w:eastAsia="DengXian" w:hAnsi="Times New Roman" w:cs="Times New Roman"/>
          <w:b/>
          <w:bCs/>
          <w:sz w:val="24"/>
          <w:szCs w:val="24"/>
        </w:rPr>
        <w:commentReference w:id="3"/>
      </w:r>
      <w:commentRangeEnd w:id="0"/>
      <w:r w:rsidR="00FC2AD7">
        <w:rPr>
          <w:rStyle w:val="af3"/>
          <w:rFonts w:ascii="Times New Roman" w:eastAsia="DengXian" w:hAnsi="Times New Roman" w:cs="Times New Roman"/>
          <w:b/>
          <w:bCs/>
          <w:sz w:val="24"/>
          <w:szCs w:val="24"/>
        </w:rPr>
        <w:commentReference w:id="0"/>
      </w:r>
      <w:commentRangeEnd w:id="1"/>
      <w:r w:rsidR="00582E0A">
        <w:rPr>
          <w:rStyle w:val="af3"/>
          <w:rFonts w:ascii="Times New Roman" w:eastAsia="DengXian" w:hAnsi="Times New Roman" w:cs="Times New Roman"/>
          <w:b/>
          <w:bCs/>
          <w:sz w:val="24"/>
          <w:szCs w:val="24"/>
        </w:rPr>
        <w:commentReference w:id="1"/>
      </w:r>
    </w:p>
    <w:p w14:paraId="2D053EC5" w14:textId="77777777" w:rsidR="000C03AA" w:rsidRPr="00CA518F" w:rsidRDefault="000C03AA" w:rsidP="00516A44">
      <w:pPr>
        <w:rPr>
          <w:rFonts w:ascii="Times New Roman" w:eastAsia="DengXian" w:hAnsi="Times New Roman" w:cs="Times New Roman"/>
          <w:b/>
          <w:bCs/>
          <w:lang w:val="en-US"/>
          <w:rPrChange w:id="4" w:author="Yael Alef" w:date="2026-05-22T15:14:00Z" w16du:dateUtc="2026-05-22T12:14:00Z">
            <w:rPr>
              <w:rFonts w:ascii="Times New Roman" w:eastAsia="DengXian" w:hAnsi="Times New Roman" w:cs="Times New Roman"/>
              <w:b/>
              <w:bCs/>
            </w:rPr>
          </w:rPrChange>
        </w:rPr>
      </w:pPr>
    </w:p>
    <w:p w14:paraId="6BEC7573" w14:textId="77777777" w:rsidR="00C452D9" w:rsidRPr="008D1F9F" w:rsidRDefault="00C452D9" w:rsidP="008D1F9F">
      <w:pPr>
        <w:pStyle w:val="ArticleText"/>
        <w:jc w:val="center"/>
      </w:pPr>
      <w:r w:rsidRPr="008D1F9F">
        <w:t xml:space="preserve">Chao ZHOU, Eugene CH’NG, Yael ALEF, Yuval SHAFRIRI </w:t>
      </w:r>
    </w:p>
    <w:p w14:paraId="1DF6FCB3" w14:textId="77777777" w:rsidR="008D1F9F" w:rsidRPr="008D1F9F" w:rsidRDefault="008D1F9F" w:rsidP="008D1F9F">
      <w:pPr>
        <w:pStyle w:val="ArticleText"/>
        <w:jc w:val="center"/>
      </w:pPr>
      <w:r w:rsidRPr="008D1F9F">
        <w:t>School of Cultural and Creativity, Beijing Normal-Hong Kong Baptist University</w:t>
      </w:r>
    </w:p>
    <w:p w14:paraId="27492769" w14:textId="77777777" w:rsidR="008D1F9F" w:rsidRDefault="008D1F9F" w:rsidP="008D1F9F">
      <w:pPr>
        <w:pStyle w:val="ArticleText"/>
        <w:jc w:val="center"/>
      </w:pPr>
      <w:r w:rsidRPr="008D1F9F">
        <w:t>BNBU Centre for Computational Culture and Heritage | NVIDIA DLI</w:t>
      </w:r>
    </w:p>
    <w:p w14:paraId="38C77BCE" w14:textId="11002347" w:rsidR="00DC3AD0" w:rsidRPr="008D1F9F" w:rsidRDefault="00BB47C5" w:rsidP="008D1F9F">
      <w:pPr>
        <w:pStyle w:val="ArticleText"/>
        <w:jc w:val="center"/>
      </w:pPr>
      <w:r>
        <w:t xml:space="preserve">Faculty of Architecture and Town Planning, </w:t>
      </w:r>
      <w:r w:rsidR="00C1115B">
        <w:t>Israel Institute of Technology</w:t>
      </w:r>
      <w:r w:rsidR="00DC3AD0">
        <w:t>, Israel</w:t>
      </w:r>
    </w:p>
    <w:p w14:paraId="1ECD36DE" w14:textId="568634AD" w:rsidR="008D1F9F" w:rsidRPr="001F1D87" w:rsidRDefault="008D1F9F" w:rsidP="001F1D87">
      <w:pPr>
        <w:pStyle w:val="ArticleText"/>
        <w:jc w:val="center"/>
      </w:pPr>
      <w:hyperlink r:id="rId12" w:history="1">
        <w:r w:rsidRPr="00746F45">
          <w:rPr>
            <w:rStyle w:val="Hyperlink"/>
          </w:rPr>
          <w:t>chaozhou@bnbu.edu.cn</w:t>
        </w:r>
      </w:hyperlink>
      <w:r>
        <w:t xml:space="preserve">; </w:t>
      </w:r>
      <w:hyperlink r:id="rId13" w:history="1">
        <w:r w:rsidR="006025F1" w:rsidRPr="00746F45">
          <w:rPr>
            <w:rStyle w:val="Hyperlink"/>
          </w:rPr>
          <w:t>eugenechng@bnbu.edu.cn</w:t>
        </w:r>
      </w:hyperlink>
      <w:r w:rsidRPr="008D1F9F">
        <w:t>;</w:t>
      </w:r>
      <w:r w:rsidR="006025F1" w:rsidRPr="006025F1">
        <w:t xml:space="preserve"> </w:t>
      </w:r>
      <w:hyperlink r:id="rId14" w:history="1">
        <w:r w:rsidR="006025F1" w:rsidRPr="00746F45">
          <w:rPr>
            <w:rStyle w:val="Hyperlink"/>
          </w:rPr>
          <w:t>yaelalef@technion.ac.il</w:t>
        </w:r>
      </w:hyperlink>
      <w:r w:rsidR="006025F1">
        <w:t>;</w:t>
      </w:r>
      <w:hyperlink r:id="rId15" w:history="1">
        <w:r w:rsidR="00AC55E1" w:rsidRPr="00746F45">
          <w:rPr>
            <w:rStyle w:val="Hyperlink"/>
          </w:rPr>
          <w:t>yuval.shafriri@gmail.com</w:t>
        </w:r>
      </w:hyperlink>
      <w:r w:rsidR="006025F1">
        <w:t xml:space="preserve"> </w:t>
      </w:r>
    </w:p>
    <w:p w14:paraId="0C1B1AD5" w14:textId="77777777" w:rsidR="008D1F9F" w:rsidRPr="00C452D9" w:rsidRDefault="008D1F9F" w:rsidP="00C452D9">
      <w:pPr>
        <w:jc w:val="both"/>
        <w:rPr>
          <w:rFonts w:ascii="Times New Roman" w:eastAsia="DengXian" w:hAnsi="Times New Roman" w:cs="Times New Roman"/>
        </w:rPr>
      </w:pPr>
    </w:p>
    <w:p w14:paraId="0894A1FE" w14:textId="77777777" w:rsidR="00C452D9" w:rsidRPr="00C452D9" w:rsidRDefault="00C452D9" w:rsidP="00C452D9">
      <w:pPr>
        <w:jc w:val="both"/>
        <w:rPr>
          <w:rFonts w:ascii="Times New Roman" w:eastAsia="DengXian" w:hAnsi="Times New Roman" w:cs="Times New Roman"/>
          <w:b/>
          <w:bCs/>
          <w:lang w:val="en-US"/>
        </w:rPr>
      </w:pPr>
      <w:r w:rsidRPr="00C452D9">
        <w:rPr>
          <w:rFonts w:ascii="Times New Roman" w:eastAsia="DengXian" w:hAnsi="Times New Roman" w:cs="Times New Roman"/>
          <w:b/>
          <w:bCs/>
        </w:rPr>
        <w:t>Abstract</w:t>
      </w:r>
    </w:p>
    <w:p w14:paraId="6A15C261" w14:textId="10F1492D" w:rsidR="002E33F3" w:rsidRDefault="00944AFF" w:rsidP="003D166B">
      <w:pPr>
        <w:jc w:val="both"/>
        <w:rPr>
          <w:rFonts w:ascii="Times New Roman" w:hAnsi="Times New Roman" w:cs="Times New Roman"/>
          <w:lang w:val="en-US"/>
        </w:rPr>
      </w:pPr>
      <w:r w:rsidRPr="00BC3416">
        <w:rPr>
          <w:rFonts w:ascii="Times New Roman" w:hAnsi="Times New Roman" w:cs="Times New Roman"/>
          <w:lang w:val="en-US"/>
        </w:rPr>
        <w:t>Assessing</w:t>
      </w:r>
      <w:del w:id="5" w:author="Yael Alef" w:date="2026-05-24T18:20:00Z" w16du:dateUtc="2026-05-24T15:20:00Z">
        <w:r w:rsidRPr="00BC3416" w:rsidDel="00346B46">
          <w:rPr>
            <w:rFonts w:ascii="Times New Roman" w:hAnsi="Times New Roman" w:cs="Times New Roman"/>
            <w:lang w:val="en-US"/>
          </w:rPr>
          <w:delText xml:space="preserve"> </w:delText>
        </w:r>
      </w:del>
      <w:del w:id="6" w:author="Yael Alef" w:date="2026-05-24T18:18:00Z" w16du:dateUtc="2026-05-24T15:18:00Z">
        <w:r w:rsidRPr="00BC3416" w:rsidDel="00346B46">
          <w:rPr>
            <w:rFonts w:ascii="Times New Roman" w:hAnsi="Times New Roman" w:cs="Times New Roman"/>
            <w:lang w:val="en-US"/>
          </w:rPr>
          <w:delText xml:space="preserve">cultural </w:delText>
        </w:r>
      </w:del>
      <w:ins w:id="7" w:author="Yael Alef" w:date="2026-05-24T18:20:00Z" w16du:dateUtc="2026-05-24T15:20:00Z">
        <w:r w:rsidR="00346B46">
          <w:rPr>
            <w:rFonts w:ascii="Times New Roman" w:hAnsi="Times New Roman" w:cs="Times New Roman"/>
            <w:lang w:val="en-US"/>
          </w:rPr>
          <w:t xml:space="preserve"> </w:t>
        </w:r>
      </w:ins>
      <w:r w:rsidRPr="00BC3416">
        <w:rPr>
          <w:rFonts w:ascii="Times New Roman" w:hAnsi="Times New Roman" w:cs="Times New Roman"/>
          <w:lang w:val="en-US"/>
        </w:rPr>
        <w:t xml:space="preserve">significance is a foundational requirement for heritage </w:t>
      </w:r>
      <w:r w:rsidR="00121420">
        <w:rPr>
          <w:rFonts w:ascii="Times New Roman" w:hAnsi="Times New Roman" w:cs="Times New Roman" w:hint="eastAsia"/>
          <w:lang w:val="en-US"/>
        </w:rPr>
        <w:t>interpretation</w:t>
      </w:r>
      <w:r w:rsidRPr="00BC3416">
        <w:rPr>
          <w:rFonts w:ascii="Times New Roman" w:hAnsi="Times New Roman" w:cs="Times New Roman"/>
          <w:lang w:val="en-US"/>
        </w:rPr>
        <w:t xml:space="preserve">, yet it is challenging to teach as a structured reasoning process </w:t>
      </w:r>
      <w:r w:rsidR="00094832">
        <w:rPr>
          <w:rFonts w:ascii="Times New Roman" w:hAnsi="Times New Roman" w:cs="Times New Roman" w:hint="eastAsia"/>
          <w:lang w:val="en-US"/>
        </w:rPr>
        <w:t xml:space="preserve">over </w:t>
      </w:r>
      <w:r w:rsidR="00094832">
        <w:rPr>
          <w:rFonts w:ascii="Times New Roman" w:hAnsi="Times New Roman" w:cs="Times New Roman"/>
          <w:lang w:val="en-US"/>
        </w:rPr>
        <w:t xml:space="preserve">a single semester </w:t>
      </w:r>
      <w:r w:rsidRPr="00BC3416">
        <w:rPr>
          <w:rFonts w:ascii="Times New Roman" w:hAnsi="Times New Roman" w:cs="Times New Roman" w:hint="eastAsia"/>
          <w:lang w:val="en-US"/>
        </w:rPr>
        <w:t>t</w:t>
      </w:r>
      <w:r w:rsidRPr="00BC3416">
        <w:rPr>
          <w:rFonts w:ascii="Times New Roman" w:hAnsi="Times New Roman" w:cs="Times New Roman"/>
          <w:lang w:val="en-US"/>
        </w:rPr>
        <w:t xml:space="preserve">o the non-heritage students who </w:t>
      </w:r>
      <w:r>
        <w:rPr>
          <w:rFonts w:ascii="Times New Roman" w:hAnsi="Times New Roman" w:cs="Times New Roman"/>
          <w:lang w:val="en-US"/>
        </w:rPr>
        <w:t>excel</w:t>
      </w:r>
      <w:r w:rsidRPr="00BC3416">
        <w:rPr>
          <w:rFonts w:ascii="Times New Roman" w:hAnsi="Times New Roman" w:cs="Times New Roman"/>
          <w:lang w:val="en-US"/>
        </w:rPr>
        <w:t xml:space="preserve"> </w:t>
      </w:r>
      <w:r w:rsidR="0000082E">
        <w:rPr>
          <w:rFonts w:ascii="Times New Roman" w:hAnsi="Times New Roman" w:cs="Times New Roman" w:hint="eastAsia"/>
          <w:lang w:val="en-US"/>
        </w:rPr>
        <w:t>in area</w:t>
      </w:r>
      <w:r w:rsidR="00047014">
        <w:rPr>
          <w:rFonts w:ascii="Times New Roman" w:hAnsi="Times New Roman" w:cs="Times New Roman" w:hint="eastAsia"/>
          <w:lang w:val="en-US"/>
        </w:rPr>
        <w:t>s</w:t>
      </w:r>
      <w:r w:rsidR="0000082E">
        <w:rPr>
          <w:rFonts w:ascii="Times New Roman" w:hAnsi="Times New Roman" w:cs="Times New Roman"/>
          <w:lang w:val="en-US"/>
        </w:rPr>
        <w:t xml:space="preserve"> </w:t>
      </w:r>
      <w:r>
        <w:rPr>
          <w:rFonts w:ascii="Times New Roman" w:hAnsi="Times New Roman" w:cs="Times New Roman"/>
          <w:lang w:val="en-US"/>
        </w:rPr>
        <w:t xml:space="preserve">such as </w:t>
      </w:r>
      <w:r w:rsidRPr="00BC3416">
        <w:rPr>
          <w:rFonts w:ascii="Times New Roman" w:hAnsi="Times New Roman" w:cs="Times New Roman"/>
          <w:lang w:val="en-US"/>
        </w:rPr>
        <w:t>XR</w:t>
      </w:r>
      <w:r w:rsidR="00CA69D7">
        <w:rPr>
          <w:rFonts w:ascii="Times New Roman" w:hAnsi="Times New Roman" w:cs="Times New Roman" w:hint="eastAsia"/>
          <w:lang w:val="en-US"/>
        </w:rPr>
        <w:t xml:space="preserve"> and</w:t>
      </w:r>
      <w:r w:rsidR="00CA69D7">
        <w:rPr>
          <w:rFonts w:ascii="Times New Roman" w:hAnsi="Times New Roman" w:cs="Times New Roman"/>
          <w:lang w:val="en-US"/>
        </w:rPr>
        <w:t xml:space="preserve"> digital</w:t>
      </w:r>
      <w:r w:rsidR="00CA69D7" w:rsidRPr="003D166B">
        <w:rPr>
          <w:rFonts w:ascii="Times New Roman" w:hAnsi="Times New Roman" w:cs="Times New Roman"/>
          <w:lang w:val="en-US"/>
        </w:rPr>
        <w:t xml:space="preserve"> storytelling</w:t>
      </w:r>
      <w:r w:rsidRPr="00BC3416">
        <w:rPr>
          <w:rFonts w:ascii="Times New Roman" w:hAnsi="Times New Roman" w:cs="Times New Roman"/>
          <w:lang w:val="en-US"/>
        </w:rPr>
        <w:t xml:space="preserve"> but </w:t>
      </w:r>
      <w:r w:rsidR="003B4BFC">
        <w:rPr>
          <w:rFonts w:ascii="Times New Roman" w:hAnsi="Times New Roman" w:cs="Times New Roman"/>
          <w:lang w:val="en-US"/>
        </w:rPr>
        <w:t>lack</w:t>
      </w:r>
      <w:r w:rsidR="005512C5">
        <w:rPr>
          <w:rFonts w:ascii="Times New Roman" w:hAnsi="Times New Roman" w:cs="Times New Roman"/>
          <w:lang w:val="en-US"/>
        </w:rPr>
        <w:t xml:space="preserve"> </w:t>
      </w:r>
      <w:r w:rsidR="0000082E" w:rsidRPr="0000082E">
        <w:rPr>
          <w:rFonts w:ascii="Times New Roman" w:hAnsi="Times New Roman" w:cs="Times New Roman"/>
          <w:lang w:val="en-US"/>
        </w:rPr>
        <w:t>formal training in cultural herita</w:t>
      </w:r>
      <w:r w:rsidR="00320A0B">
        <w:rPr>
          <w:rFonts w:ascii="Times New Roman" w:hAnsi="Times New Roman" w:cs="Times New Roman"/>
          <w:lang w:val="en-US"/>
        </w:rPr>
        <w:t>ge.</w:t>
      </w:r>
      <w:r w:rsidR="00320A0B">
        <w:rPr>
          <w:rFonts w:ascii="Times New Roman" w:hAnsi="Times New Roman" w:cs="Times New Roman" w:hint="eastAsia"/>
          <w:lang w:val="en-US"/>
        </w:rPr>
        <w:t xml:space="preserve"> </w:t>
      </w:r>
      <w:r w:rsidR="00320A0B">
        <w:rPr>
          <w:rFonts w:ascii="Times New Roman" w:hAnsi="Times New Roman" w:cs="Times New Roman"/>
          <w:lang w:val="en-US"/>
        </w:rPr>
        <w:t>They</w:t>
      </w:r>
      <w:r w:rsidR="00121420">
        <w:rPr>
          <w:rFonts w:ascii="Times New Roman" w:hAnsi="Times New Roman" w:cs="Times New Roman"/>
          <w:lang w:val="en-US"/>
        </w:rPr>
        <w:t xml:space="preserve"> </w:t>
      </w:r>
      <w:r w:rsidR="003D166B" w:rsidRPr="003D166B">
        <w:rPr>
          <w:rFonts w:ascii="Times New Roman" w:hAnsi="Times New Roman" w:cs="Times New Roman"/>
          <w:lang w:val="en-US"/>
        </w:rPr>
        <w:t>often struggle to identif</w:t>
      </w:r>
      <w:r w:rsidR="0047549C">
        <w:rPr>
          <w:rFonts w:ascii="Times New Roman" w:hAnsi="Times New Roman" w:cs="Times New Roman"/>
          <w:lang w:val="en-US"/>
        </w:rPr>
        <w:t xml:space="preserve">y </w:t>
      </w:r>
      <w:r w:rsidR="003D166B" w:rsidRPr="003D166B">
        <w:rPr>
          <w:rFonts w:ascii="Times New Roman" w:hAnsi="Times New Roman" w:cs="Times New Roman"/>
          <w:lang w:val="en-US"/>
        </w:rPr>
        <w:t>site-specific cultural values, justify interpretive choices, and translate significance into coherent digital narratives.</w:t>
      </w:r>
      <w:r w:rsidR="006137E3">
        <w:rPr>
          <w:rFonts w:ascii="Times New Roman" w:hAnsi="Times New Roman" w:cs="Times New Roman"/>
          <w:lang w:val="en-US"/>
        </w:rPr>
        <w:t xml:space="preserve"> </w:t>
      </w:r>
      <w:r w:rsidR="00FF7835">
        <w:rPr>
          <w:rFonts w:ascii="Times New Roman" w:hAnsi="Times New Roman" w:cs="Times New Roman" w:hint="eastAsia"/>
          <w:lang w:val="en-US"/>
        </w:rPr>
        <w:t>T</w:t>
      </w:r>
      <w:r w:rsidR="00FF7835">
        <w:rPr>
          <w:rFonts w:ascii="Times New Roman" w:hAnsi="Times New Roman" w:cs="Times New Roman"/>
          <w:lang w:val="en-US"/>
        </w:rPr>
        <w:t>o address this gap, t</w:t>
      </w:r>
      <w:r w:rsidR="003D166B" w:rsidRPr="003D166B">
        <w:rPr>
          <w:rFonts w:ascii="Times New Roman" w:hAnsi="Times New Roman" w:cs="Times New Roman"/>
          <w:lang w:val="en-US"/>
        </w:rPr>
        <w:t xml:space="preserve">his study examines </w:t>
      </w:r>
      <w:commentRangeStart w:id="8"/>
      <w:r w:rsidR="003D166B" w:rsidRPr="003D166B">
        <w:rPr>
          <w:rFonts w:ascii="Times New Roman" w:hAnsi="Times New Roman" w:cs="Times New Roman"/>
          <w:lang w:val="en-US"/>
        </w:rPr>
        <w:t>Cultural InSites</w:t>
      </w:r>
      <w:commentRangeEnd w:id="8"/>
      <w:r w:rsidR="00A610D9" w:rsidRPr="003D166B">
        <w:rPr>
          <w:rStyle w:val="af3"/>
          <w:rFonts w:ascii="Times New Roman" w:hAnsi="Times New Roman" w:cs="Times New Roman"/>
          <w:sz w:val="24"/>
          <w:szCs w:val="24"/>
          <w:lang w:val="en-US"/>
        </w:rPr>
        <w:commentReference w:id="8"/>
      </w:r>
      <w:r w:rsidR="003D166B" w:rsidRPr="003D166B">
        <w:rPr>
          <w:rFonts w:ascii="Times New Roman" w:hAnsi="Times New Roman" w:cs="Times New Roman"/>
          <w:lang w:val="en-US"/>
        </w:rPr>
        <w:t xml:space="preserve">, a staged, </w:t>
      </w:r>
      <w:commentRangeStart w:id="9"/>
      <w:r w:rsidR="003D166B" w:rsidRPr="003D166B">
        <w:rPr>
          <w:rFonts w:ascii="Times New Roman" w:hAnsi="Times New Roman" w:cs="Times New Roman"/>
          <w:lang w:val="en-US"/>
        </w:rPr>
        <w:t>human-in-the-loop</w:t>
      </w:r>
      <w:commentRangeEnd w:id="9"/>
      <w:r w:rsidR="00A97BC4" w:rsidRPr="003D166B">
        <w:rPr>
          <w:rStyle w:val="af3"/>
          <w:rFonts w:ascii="Times New Roman" w:hAnsi="Times New Roman" w:cs="Times New Roman"/>
          <w:sz w:val="24"/>
          <w:szCs w:val="24"/>
          <w:lang w:val="en-US"/>
        </w:rPr>
        <w:commentReference w:id="9"/>
      </w:r>
      <w:r w:rsidR="003D166B" w:rsidRPr="003D166B">
        <w:rPr>
          <w:rFonts w:ascii="Times New Roman" w:hAnsi="Times New Roman" w:cs="Times New Roman"/>
          <w:lang w:val="en-US"/>
        </w:rPr>
        <w:t xml:space="preserve">, AI-assisted framework for Context-Based Significance Assessment (CBSA), implemented in a one-semester </w:t>
      </w:r>
      <w:del w:id="10" w:author="Yael Alef" w:date="2026-05-22T13:48:00Z" w16du:dateUtc="2026-05-22T10:48:00Z">
        <w:r w:rsidR="003D166B" w:rsidRPr="003D166B" w:rsidDel="008878BE">
          <w:rPr>
            <w:rFonts w:ascii="Times New Roman" w:hAnsi="Times New Roman" w:cs="Times New Roman"/>
            <w:lang w:val="en-US"/>
          </w:rPr>
          <w:delText>Digitising</w:delText>
        </w:r>
      </w:del>
      <w:ins w:id="11" w:author="Yael Alef" w:date="2026-05-22T13:48:00Z" w16du:dateUtc="2026-05-22T10:48:00Z">
        <w:r w:rsidR="008878BE" w:rsidRPr="003D166B">
          <w:rPr>
            <w:rFonts w:ascii="Times New Roman" w:hAnsi="Times New Roman" w:cs="Times New Roman"/>
            <w:lang w:val="en-US"/>
          </w:rPr>
          <w:t>Digitizing</w:t>
        </w:r>
      </w:ins>
      <w:r w:rsidR="003D166B" w:rsidRPr="003D166B">
        <w:rPr>
          <w:rFonts w:ascii="Times New Roman" w:hAnsi="Times New Roman" w:cs="Times New Roman"/>
          <w:lang w:val="en-US"/>
        </w:rPr>
        <w:t xml:space="preserve"> Heritage course. </w:t>
      </w:r>
      <w:r w:rsidR="008878BE" w:rsidRPr="003D166B">
        <w:rPr>
          <w:rFonts w:ascii="Times New Roman" w:hAnsi="Times New Roman" w:cs="Times New Roman"/>
          <w:lang w:val="en-US"/>
        </w:rPr>
        <w:t>Organized</w:t>
      </w:r>
      <w:r w:rsidR="003D166B" w:rsidRPr="003D166B">
        <w:rPr>
          <w:rFonts w:ascii="Times New Roman" w:hAnsi="Times New Roman" w:cs="Times New Roman"/>
          <w:lang w:val="en-US"/>
        </w:rPr>
        <w:t xml:space="preserve"> across Stages 0</w:t>
      </w:r>
      <w:r w:rsidR="00BD02C4">
        <w:rPr>
          <w:rFonts w:ascii="Times New Roman" w:hAnsi="Times New Roman" w:cs="Times New Roman"/>
          <w:lang w:val="en-US"/>
        </w:rPr>
        <w:t>-</w:t>
      </w:r>
      <w:r w:rsidR="003D166B" w:rsidRPr="003D166B">
        <w:rPr>
          <w:rFonts w:ascii="Times New Roman" w:hAnsi="Times New Roman" w:cs="Times New Roman"/>
          <w:lang w:val="en-US"/>
        </w:rPr>
        <w:t xml:space="preserve">6, the </w:t>
      </w:r>
      <w:r w:rsidR="000971F6">
        <w:rPr>
          <w:rFonts w:ascii="Times New Roman" w:hAnsi="Times New Roman" w:cs="Times New Roman" w:hint="eastAsia"/>
          <w:lang w:val="en-US"/>
        </w:rPr>
        <w:t xml:space="preserve">workflow </w:t>
      </w:r>
      <w:r w:rsidR="003D166B" w:rsidRPr="003D166B">
        <w:rPr>
          <w:rFonts w:ascii="Times New Roman" w:hAnsi="Times New Roman" w:cs="Times New Roman"/>
          <w:lang w:val="en-US"/>
        </w:rPr>
        <w:t>guides students from contextual inquiry and value identification to significance reasoning and storytelling development</w:t>
      </w:r>
      <w:r w:rsidR="006A7F94">
        <w:rPr>
          <w:rFonts w:ascii="Times New Roman" w:hAnsi="Times New Roman" w:cs="Times New Roman" w:hint="eastAsia"/>
          <w:lang w:val="en-US"/>
        </w:rPr>
        <w:t xml:space="preserve"> for</w:t>
      </w:r>
      <w:r w:rsidR="006A7F94">
        <w:rPr>
          <w:rFonts w:ascii="Times New Roman" w:hAnsi="Times New Roman" w:cs="Times New Roman"/>
          <w:lang w:val="en-US"/>
        </w:rPr>
        <w:t xml:space="preserve"> heritage</w:t>
      </w:r>
      <w:r w:rsidR="003D166B" w:rsidRPr="003D166B">
        <w:rPr>
          <w:rFonts w:ascii="Times New Roman" w:hAnsi="Times New Roman" w:cs="Times New Roman"/>
          <w:lang w:val="en-US"/>
        </w:rPr>
        <w:t xml:space="preserve">. </w:t>
      </w:r>
      <w:r w:rsidR="00C252DC">
        <w:rPr>
          <w:rFonts w:ascii="Times New Roman" w:hAnsi="Times New Roman" w:cs="Times New Roman"/>
          <w:lang w:val="en-US"/>
        </w:rPr>
        <w:t>Drawing</w:t>
      </w:r>
      <w:r w:rsidR="002E33F3">
        <w:rPr>
          <w:rFonts w:ascii="Times New Roman" w:hAnsi="Times New Roman" w:cs="Times New Roman"/>
          <w:lang w:val="en-US"/>
        </w:rPr>
        <w:t xml:space="preserve"> on</w:t>
      </w:r>
      <w:r w:rsidR="003D166B" w:rsidRPr="003D166B">
        <w:rPr>
          <w:rFonts w:ascii="Times New Roman" w:hAnsi="Times New Roman" w:cs="Times New Roman"/>
          <w:lang w:val="en-US"/>
        </w:rPr>
        <w:t xml:space="preserve"> student surveys, rubric-based </w:t>
      </w:r>
      <w:r w:rsidR="002E33F3">
        <w:rPr>
          <w:rFonts w:ascii="Times New Roman" w:hAnsi="Times New Roman" w:cs="Times New Roman"/>
          <w:lang w:val="en-US"/>
        </w:rPr>
        <w:t>assessment</w:t>
      </w:r>
      <w:r w:rsidR="003D166B" w:rsidRPr="003D166B">
        <w:rPr>
          <w:rFonts w:ascii="Times New Roman" w:hAnsi="Times New Roman" w:cs="Times New Roman"/>
          <w:lang w:val="en-US"/>
        </w:rPr>
        <w:t xml:space="preserve"> of final projects, and follow-up interviews, </w:t>
      </w:r>
      <w:r w:rsidR="002E33F3" w:rsidRPr="002E33F3">
        <w:rPr>
          <w:rFonts w:ascii="Times New Roman" w:hAnsi="Times New Roman" w:cs="Times New Roman"/>
          <w:lang w:val="en-US"/>
        </w:rPr>
        <w:t xml:space="preserve">the study examines perceived stage usefulness, confidence in significance assessment, project-level evidence of culturally grounded storytelling, and the role of human judgement in AI-supported reasoning. </w:t>
      </w:r>
      <w:r w:rsidR="00F90B16" w:rsidRPr="00F90B16">
        <w:rPr>
          <w:rFonts w:ascii="Times New Roman" w:hAnsi="Times New Roman" w:cs="Times New Roman"/>
          <w:lang w:val="en-US"/>
        </w:rPr>
        <w:t xml:space="preserve">Findings show that Cultural InSites helped students </w:t>
      </w:r>
      <w:r w:rsidR="008878BE" w:rsidRPr="00F90B16">
        <w:rPr>
          <w:rFonts w:ascii="Times New Roman" w:hAnsi="Times New Roman" w:cs="Times New Roman"/>
          <w:lang w:val="en-US"/>
        </w:rPr>
        <w:t>organize</w:t>
      </w:r>
      <w:r w:rsidR="00F90B16" w:rsidRPr="00F90B16">
        <w:rPr>
          <w:rFonts w:ascii="Times New Roman" w:hAnsi="Times New Roman" w:cs="Times New Roman"/>
          <w:lang w:val="en-US"/>
        </w:rPr>
        <w:t xml:space="preserve"> contextual evidence, clarify cultural values, and translate significance claims into narratively coherent digital heritage projects, while human judgement remained central to evaluating evidence, selecting interpretive focus, and adapting AI-generated suggestions to site-specific contexts. Addressing the lack of structured pedagogical approach </w:t>
      </w:r>
      <w:r w:rsidR="00AA29D5">
        <w:rPr>
          <w:rFonts w:ascii="Times New Roman" w:hAnsi="Times New Roman" w:cs="Times New Roman"/>
          <w:lang w:val="en-US"/>
        </w:rPr>
        <w:t>for</w:t>
      </w:r>
      <w:r w:rsidR="009E5407">
        <w:rPr>
          <w:rFonts w:ascii="Times New Roman" w:hAnsi="Times New Roman" w:cs="Times New Roman"/>
          <w:lang w:val="en-US"/>
        </w:rPr>
        <w:t xml:space="preserve"> teach</w:t>
      </w:r>
      <w:r w:rsidR="00AA29D5">
        <w:rPr>
          <w:rFonts w:ascii="Times New Roman" w:hAnsi="Times New Roman" w:cs="Times New Roman"/>
          <w:lang w:val="en-US"/>
        </w:rPr>
        <w:t>ing</w:t>
      </w:r>
      <w:r w:rsidR="00F90B16" w:rsidRPr="00F90B16">
        <w:rPr>
          <w:rFonts w:ascii="Times New Roman" w:hAnsi="Times New Roman" w:cs="Times New Roman"/>
          <w:lang w:val="en-US"/>
        </w:rPr>
        <w:t xml:space="preserve"> significance assessment to non-heritage students, this study contributes a transferable human-in-the-loop model for integrating AI-assisted heritage reasoning into digital heritage education</w:t>
      </w:r>
      <w:r w:rsidR="001E1B23">
        <w:rPr>
          <w:rFonts w:ascii="Times New Roman" w:hAnsi="Times New Roman" w:cs="Times New Roman"/>
          <w:lang w:val="en-US"/>
        </w:rPr>
        <w:t>,</w:t>
      </w:r>
      <w:r w:rsidR="00F90B16" w:rsidRPr="00F90B16">
        <w:rPr>
          <w:rFonts w:ascii="Times New Roman" w:hAnsi="Times New Roman" w:cs="Times New Roman"/>
          <w:lang w:val="en-US"/>
        </w:rPr>
        <w:t xml:space="preserve"> and GLAM-oriented storytelling workflows.</w:t>
      </w:r>
    </w:p>
    <w:p w14:paraId="2099833A" w14:textId="6014114D" w:rsidR="00D303F0" w:rsidRPr="00B87DFF" w:rsidRDefault="00F92835" w:rsidP="00C452D9">
      <w:pPr>
        <w:rPr>
          <w:rFonts w:ascii="Times New Roman" w:eastAsia="Times New Roman" w:hAnsi="Times New Roman" w:cs="Times New Roman"/>
          <w:i/>
          <w:iCs/>
          <w:kern w:val="0"/>
          <w:lang w:val="en-US"/>
          <w14:ligatures w14:val="none"/>
        </w:rPr>
      </w:pPr>
      <w:r w:rsidRPr="00F92835">
        <w:rPr>
          <w:rFonts w:ascii="Times New Roman" w:eastAsia="Times New Roman" w:hAnsi="Times New Roman" w:cs="Times New Roman"/>
          <w:b/>
          <w:bCs/>
          <w:i/>
          <w:iCs/>
          <w:kern w:val="0"/>
          <w:lang w:val="en-US"/>
          <w14:ligatures w14:val="none"/>
        </w:rPr>
        <w:t xml:space="preserve">Keywords: </w:t>
      </w:r>
      <w:r w:rsidR="00F14FD2" w:rsidRPr="002D7DA9">
        <w:rPr>
          <w:rFonts w:ascii="Times New Roman" w:eastAsia="Times New Roman" w:hAnsi="Times New Roman" w:cs="Times New Roman"/>
          <w:i/>
          <w:iCs/>
          <w:kern w:val="0"/>
          <w:lang w:val="en-US"/>
          <w14:ligatures w14:val="none"/>
        </w:rPr>
        <w:t xml:space="preserve">Digital Heritage pedagogy; </w:t>
      </w:r>
      <w:r w:rsidR="002D7DA9" w:rsidRPr="002D7DA9">
        <w:rPr>
          <w:rFonts w:ascii="Times New Roman" w:eastAsia="Times New Roman" w:hAnsi="Times New Roman" w:cs="Times New Roman"/>
          <w:i/>
          <w:iCs/>
          <w:kern w:val="0"/>
          <w:lang w:val="en-US"/>
          <w14:ligatures w14:val="none"/>
        </w:rPr>
        <w:t>cultural significance assessment; AI-assisted heritage reasoning; human-in-the-loop; digital storytelling</w:t>
      </w:r>
      <w:r w:rsidR="00570670">
        <w:rPr>
          <w:rFonts w:ascii="Times New Roman" w:eastAsia="Times New Roman" w:hAnsi="Times New Roman" w:cs="Times New Roman"/>
          <w:i/>
          <w:iCs/>
          <w:kern w:val="0"/>
          <w:lang w:val="en-US"/>
          <w14:ligatures w14:val="none"/>
        </w:rPr>
        <w:t xml:space="preserve">; </w:t>
      </w:r>
      <w:r w:rsidR="00570670" w:rsidRPr="00570670">
        <w:rPr>
          <w:rFonts w:ascii="Times New Roman" w:eastAsia="Times New Roman" w:hAnsi="Times New Roman" w:cs="Times New Roman"/>
          <w:i/>
          <w:iCs/>
          <w:kern w:val="0"/>
          <w:highlight w:val="yellow"/>
          <w:lang w:val="en-US"/>
          <w14:ligatures w14:val="none"/>
        </w:rPr>
        <w:t>Human-Ai Collaboration</w:t>
      </w:r>
      <w:r w:rsidR="002D7DA9" w:rsidRPr="002D7DA9">
        <w:rPr>
          <w:rFonts w:ascii="Times New Roman" w:eastAsia="Times New Roman" w:hAnsi="Times New Roman" w:cs="Times New Roman"/>
          <w:i/>
          <w:iCs/>
          <w:kern w:val="0"/>
          <w:lang w:val="en-US"/>
          <w14:ligatures w14:val="none"/>
        </w:rPr>
        <w:t xml:space="preserve"> </w:t>
      </w:r>
    </w:p>
    <w:p w14:paraId="4BDBB19D" w14:textId="14750707" w:rsidR="00B62A33" w:rsidRPr="007A2030" w:rsidRDefault="00B62A33" w:rsidP="007A2030">
      <w:pPr>
        <w:pStyle w:val="1"/>
        <w:numPr>
          <w:ilvl w:val="0"/>
          <w:numId w:val="2"/>
        </w:numPr>
        <w:spacing w:before="80"/>
        <w:rPr>
          <w:rFonts w:ascii="Times New Roman" w:hAnsi="Times New Roman" w:cs="Times New Roman (Headings CS)"/>
          <w:b/>
          <w:color w:val="auto"/>
          <w:sz w:val="28"/>
          <w:lang w:val="en-US"/>
        </w:rPr>
      </w:pPr>
      <w:r w:rsidRPr="00241BBA">
        <w:rPr>
          <w:rFonts w:ascii="Times New Roman" w:hAnsi="Times New Roman" w:cs="Times New Roman (Headings CS)"/>
          <w:b/>
          <w:color w:val="auto"/>
          <w:sz w:val="28"/>
          <w:lang w:val="en-US"/>
        </w:rPr>
        <w:lastRenderedPageBreak/>
        <w:t>Introduction</w:t>
      </w:r>
    </w:p>
    <w:p w14:paraId="119D81C4" w14:textId="0ED0A202" w:rsidR="0008248A" w:rsidRDefault="0008248A" w:rsidP="0077069D">
      <w:pPr>
        <w:pStyle w:val="ArticleText"/>
        <w:rPr>
          <w:lang w:val="en-US"/>
        </w:rPr>
      </w:pPr>
      <w:r w:rsidRPr="0077069D">
        <w:rPr>
          <w:lang w:val="en-US"/>
        </w:rPr>
        <w:t>Digital heritage education increasingly requires students to connect technical production with cultural interpretation</w:t>
      </w:r>
      <w:r>
        <w:rPr>
          <w:lang w:val="en-US"/>
        </w:rPr>
        <w:t>, and digital h</w:t>
      </w:r>
      <w:r w:rsidRPr="0077069D">
        <w:rPr>
          <w:lang w:val="en-US"/>
        </w:rPr>
        <w:t xml:space="preserve">eritage interpretation is </w:t>
      </w:r>
      <w:r>
        <w:rPr>
          <w:lang w:val="en-US"/>
        </w:rPr>
        <w:t>a</w:t>
      </w:r>
      <w:r w:rsidR="00A81C0A">
        <w:rPr>
          <w:lang w:val="en-US"/>
        </w:rPr>
        <w:t xml:space="preserve"> co</w:t>
      </w:r>
      <w:r w:rsidR="00247C08">
        <w:rPr>
          <w:lang w:val="en-US"/>
        </w:rPr>
        <w:t>m</w:t>
      </w:r>
      <w:r w:rsidR="00A81C0A">
        <w:rPr>
          <w:lang w:val="en-US"/>
        </w:rPr>
        <w:t>prehensive</w:t>
      </w:r>
      <w:r>
        <w:rPr>
          <w:lang w:val="en-US"/>
        </w:rPr>
        <w:t xml:space="preserve"> </w:t>
      </w:r>
      <w:r w:rsidRPr="0077069D">
        <w:rPr>
          <w:lang w:val="en-US"/>
        </w:rPr>
        <w:t>process</w:t>
      </w:r>
      <w:r>
        <w:rPr>
          <w:rFonts w:hint="eastAsia"/>
          <w:lang w:val="en-US"/>
        </w:rPr>
        <w:t xml:space="preserve"> </w:t>
      </w:r>
      <w:sdt>
        <w:sdtPr>
          <w:rPr>
            <w:rFonts w:cs="Times New Roman"/>
            <w:color w:val="000000"/>
            <w:lang w:val="en-US"/>
          </w:rPr>
          <w:tag w:val="MENDELEY_CITATION_v3_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"/>
          <w:id w:val="-2007045187"/>
          <w:placeholder>
            <w:docPart w:val="226337961131FA4F879E54F4F2057F71"/>
          </w:placeholder>
        </w:sdtPr>
        <w:sdtContent>
          <w:r w:rsidR="00C0075C" w:rsidRPr="00C0075C">
            <w:rPr>
              <w:rFonts w:cs="Times New Roman"/>
              <w:color w:val="000000"/>
              <w:lang w:val="en-US"/>
            </w:rPr>
            <w:t>(Rahaman, 2018)</w:t>
          </w:r>
        </w:sdtContent>
      </w:sdt>
      <w:r w:rsidRPr="0077069D">
        <w:rPr>
          <w:lang w:val="en-US"/>
        </w:rPr>
        <w:t xml:space="preserve"> through which cultural meanin</w:t>
      </w:r>
      <w:r>
        <w:rPr>
          <w:rFonts w:hint="eastAsia"/>
          <w:lang w:val="en-US"/>
        </w:rPr>
        <w:t>g</w:t>
      </w:r>
      <w:r w:rsidRPr="0077069D">
        <w:rPr>
          <w:lang w:val="en-US"/>
        </w:rPr>
        <w:t xml:space="preserve"> </w:t>
      </w:r>
      <w:r>
        <w:rPr>
          <w:lang w:val="en-US"/>
        </w:rPr>
        <w:t>is</w:t>
      </w:r>
      <w:r w:rsidRPr="0077069D">
        <w:rPr>
          <w:lang w:val="en-US"/>
        </w:rPr>
        <w:t xml:space="preserve"> </w:t>
      </w:r>
      <w:r>
        <w:rPr>
          <w:lang w:val="en-US"/>
        </w:rPr>
        <w:t>understood</w:t>
      </w:r>
      <w:r w:rsidRPr="0077069D">
        <w:rPr>
          <w:lang w:val="en-US"/>
        </w:rPr>
        <w:t>, structured, and communicated</w:t>
      </w:r>
      <w:r>
        <w:rPr>
          <w:lang w:val="en-US"/>
        </w:rPr>
        <w:t xml:space="preserve">. </w:t>
      </w:r>
      <w:r w:rsidRPr="0077069D">
        <w:rPr>
          <w:lang w:val="en-US"/>
        </w:rPr>
        <w:t>This creates a particular challenge in pr</w:t>
      </w:r>
      <w:r w:rsidR="00B66A5C">
        <w:rPr>
          <w:lang w:val="en-US"/>
        </w:rPr>
        <w:t>oject</w:t>
      </w:r>
      <w:r w:rsidRPr="0077069D">
        <w:rPr>
          <w:lang w:val="en-US"/>
        </w:rPr>
        <w:t>-based courses, where students from art</w:t>
      </w:r>
      <w:r>
        <w:rPr>
          <w:lang w:val="en-US"/>
        </w:rPr>
        <w:t xml:space="preserve"> and</w:t>
      </w:r>
      <w:r w:rsidRPr="0077069D">
        <w:rPr>
          <w:lang w:val="en-US"/>
        </w:rPr>
        <w:t xml:space="preserve"> design backgrounds may produce visually compelling outcomes</w:t>
      </w:r>
      <w:r>
        <w:rPr>
          <w:lang w:val="en-US"/>
        </w:rPr>
        <w:t>,</w:t>
      </w:r>
      <w:r w:rsidRPr="0077069D">
        <w:rPr>
          <w:lang w:val="en-US"/>
        </w:rPr>
        <w:t xml:space="preserve"> but lac</w:t>
      </w:r>
      <w:r w:rsidR="00B66A5C">
        <w:rPr>
          <w:lang w:val="en-US"/>
        </w:rPr>
        <w:t>k</w:t>
      </w:r>
      <w:r w:rsidR="00B66A5C" w:rsidRPr="00B66A5C">
        <w:rPr>
          <w:lang w:val="en-US"/>
        </w:rPr>
        <w:t xml:space="preserve"> formal training in cultural heritage </w:t>
      </w:r>
      <w:r w:rsidR="00B66A5C">
        <w:rPr>
          <w:lang w:val="en-US"/>
        </w:rPr>
        <w:t xml:space="preserve">and </w:t>
      </w:r>
      <w:r w:rsidRPr="0077069D">
        <w:rPr>
          <w:lang w:val="en-US"/>
        </w:rPr>
        <w:t>reasoning needed to justify what should be represented, why it matters, and how cultural significance should shape storytelling decisions.</w:t>
      </w:r>
    </w:p>
    <w:p w14:paraId="1816F753" w14:textId="3C65CC2B" w:rsidR="00110FB2" w:rsidRPr="00110FB2" w:rsidRDefault="00110FB2" w:rsidP="00110FB2">
      <w:pPr>
        <w:pStyle w:val="ArticleText"/>
        <w:rPr>
          <w:ins w:id="12" w:author="Yael Alef" w:date="2026-05-22T15:39:00Z"/>
          <w:lang w:val="en-US"/>
        </w:rPr>
      </w:pPr>
      <w:ins w:id="13" w:author="Yael Alef" w:date="2026-05-22T15:45:00Z" w16du:dateUtc="2026-05-22T12:45:00Z">
        <w:r>
          <w:rPr>
            <w:i/>
            <w:iCs/>
            <w:lang w:val="en-US"/>
          </w:rPr>
          <w:t xml:space="preserve"> </w:t>
        </w:r>
      </w:ins>
    </w:p>
    <w:p w14:paraId="2E31F7A7" w14:textId="0F177BDB" w:rsidR="00B62A33" w:rsidRPr="0077069D" w:rsidRDefault="00B62A33" w:rsidP="000C685D">
      <w:pPr>
        <w:pStyle w:val="ArticleText"/>
        <w:rPr>
          <w:lang w:val="en-US"/>
        </w:rPr>
      </w:pPr>
      <w:commentRangeStart w:id="14"/>
      <w:commentRangeStart w:id="15"/>
      <w:commentRangeStart w:id="16"/>
      <w:r w:rsidRPr="0077069D">
        <w:rPr>
          <w:lang w:val="en-US"/>
        </w:rPr>
        <w:t xml:space="preserve">This study </w:t>
      </w:r>
      <w:commentRangeEnd w:id="15"/>
      <w:r w:rsidR="00110FB2" w:rsidRPr="0077069D">
        <w:rPr>
          <w:rStyle w:val="af3"/>
          <w:sz w:val="24"/>
          <w:szCs w:val="24"/>
          <w:lang w:val="en-US"/>
        </w:rPr>
        <w:commentReference w:id="15"/>
      </w:r>
      <w:commentRangeEnd w:id="16"/>
      <w:r w:rsidR="00F34D66" w:rsidRPr="0077069D">
        <w:rPr>
          <w:rStyle w:val="af3"/>
          <w:sz w:val="24"/>
          <w:szCs w:val="24"/>
          <w:lang w:val="en-US"/>
        </w:rPr>
        <w:commentReference w:id="16"/>
      </w:r>
      <w:r w:rsidRPr="0077069D">
        <w:rPr>
          <w:lang w:val="en-US"/>
        </w:rPr>
        <w:t>investigates</w:t>
      </w:r>
      <w:r w:rsidR="002A5915">
        <w:rPr>
          <w:rFonts w:hint="eastAsia"/>
          <w:lang w:val="en-US"/>
        </w:rPr>
        <w:t xml:space="preserve"> how</w:t>
      </w:r>
      <w:r w:rsidRPr="0077069D">
        <w:rPr>
          <w:lang w:val="en-US"/>
        </w:rPr>
        <w:t xml:space="preserve"> a staged, human-in-the-loop Cultural InSites </w:t>
      </w:r>
      <w:r w:rsidR="00A17CF0">
        <w:rPr>
          <w:rFonts w:hint="eastAsia"/>
          <w:lang w:val="en-US"/>
        </w:rPr>
        <w:t xml:space="preserve">AI </w:t>
      </w:r>
      <w:r w:rsidRPr="0077069D">
        <w:rPr>
          <w:lang w:val="en-US"/>
        </w:rPr>
        <w:t xml:space="preserve">workflow </w:t>
      </w:r>
      <w:r w:rsidR="002A5915">
        <w:rPr>
          <w:lang w:val="en-US"/>
        </w:rPr>
        <w:t>could support</w:t>
      </w:r>
      <w:r w:rsidRPr="0077069D">
        <w:rPr>
          <w:lang w:val="en-US"/>
        </w:rPr>
        <w:t xml:space="preserve"> non-heritage students</w:t>
      </w:r>
      <w:commentRangeEnd w:id="14"/>
      <w:r w:rsidR="004F15A2" w:rsidRPr="0077069D">
        <w:rPr>
          <w:rStyle w:val="af3"/>
          <w:sz w:val="24"/>
          <w:szCs w:val="24"/>
          <w:lang w:val="en-US"/>
        </w:rPr>
        <w:commentReference w:id="14"/>
      </w:r>
      <w:r w:rsidRPr="0077069D">
        <w:rPr>
          <w:lang w:val="en-US"/>
        </w:rPr>
        <w:t xml:space="preserve">’ learning of </w:t>
      </w:r>
      <w:commentRangeStart w:id="17"/>
      <w:commentRangeStart w:id="18"/>
      <w:r w:rsidR="00AC07A9" w:rsidRPr="003D166B">
        <w:rPr>
          <w:rFonts w:cs="Times New Roman"/>
          <w:lang w:val="en-US"/>
        </w:rPr>
        <w:t xml:space="preserve">Context-Based Significance Assessment </w:t>
      </w:r>
      <w:r w:rsidR="00AC07A9">
        <w:rPr>
          <w:rFonts w:cs="Times New Roman"/>
          <w:lang w:val="en-US"/>
        </w:rPr>
        <w:t>(</w:t>
      </w:r>
      <w:r w:rsidRPr="0077069D">
        <w:rPr>
          <w:lang w:val="en-US"/>
        </w:rPr>
        <w:t>CBSA</w:t>
      </w:r>
      <w:r w:rsidR="00AC07A9">
        <w:rPr>
          <w:lang w:val="en-US"/>
        </w:rPr>
        <w:t>)</w:t>
      </w:r>
      <w:commentRangeEnd w:id="17"/>
      <w:r w:rsidR="004F15A2" w:rsidRPr="0077069D">
        <w:rPr>
          <w:rStyle w:val="af3"/>
          <w:sz w:val="24"/>
          <w:szCs w:val="24"/>
          <w:lang w:val="en-US"/>
        </w:rPr>
        <w:commentReference w:id="17"/>
      </w:r>
      <w:commentRangeEnd w:id="18"/>
      <w:r w:rsidR="00582E0A" w:rsidRPr="0077069D">
        <w:rPr>
          <w:rStyle w:val="af3"/>
          <w:sz w:val="24"/>
          <w:szCs w:val="24"/>
          <w:lang w:val="en-US"/>
        </w:rPr>
        <w:commentReference w:id="18"/>
      </w:r>
      <w:r w:rsidRPr="0077069D">
        <w:rPr>
          <w:lang w:val="en-US"/>
        </w:rPr>
        <w:t xml:space="preserve"> within a one-semester digital heritage course that culminates in digital storytelling outcomes. </w:t>
      </w:r>
      <w:commentRangeStart w:id="19"/>
      <w:commentRangeStart w:id="20"/>
      <w:commentRangeStart w:id="21"/>
      <w:r w:rsidR="00C17DC5" w:rsidRPr="0077069D">
        <w:rPr>
          <w:lang w:val="en-US"/>
        </w:rPr>
        <w:t>Cultural InSites</w:t>
      </w:r>
      <w:r w:rsidR="00C17DC5" w:rsidRPr="00C17DC5">
        <w:rPr>
          <w:lang w:val="en-US"/>
        </w:rPr>
        <w:t xml:space="preserve"> is an AI-assisted workflow designed to support the complex task of CBSA for heritage assets and </w:t>
      </w:r>
      <w:r w:rsidR="00C17DC5" w:rsidRPr="000C685D">
        <w:rPr>
          <w:lang w:val="en-US"/>
        </w:rPr>
        <w:t>landscapes.</w:t>
      </w:r>
      <w:r w:rsidR="00F82E2E" w:rsidRPr="000C685D">
        <w:t xml:space="preserve"> </w:t>
      </w:r>
      <w:r w:rsidR="00F82E2E" w:rsidRPr="000C685D">
        <w:rPr>
          <w:lang w:val="en-US"/>
        </w:rPr>
        <w:t xml:space="preserve">The system guides users through a structured, human-in-the-loop process that balances evidence, context, values, authenticity, and interpretation. Rather than treating heritage as only physical fabric, it looks at how meaning emerges from relationships between place, memory, communities, landscape, history, and use. </w:t>
      </w:r>
      <w:commentRangeStart w:id="22"/>
      <w:r w:rsidR="00F82E2E" w:rsidRPr="00D40B9D">
        <w:rPr>
          <w:highlight w:val="yellow"/>
          <w:lang w:val="en-US"/>
        </w:rPr>
        <w:t>A key idea is the “context effect”</w:t>
      </w:r>
      <w:commentRangeEnd w:id="22"/>
      <w:r w:rsidR="004F15A2" w:rsidRPr="00D40B9D">
        <w:rPr>
          <w:rStyle w:val="af3"/>
          <w:sz w:val="24"/>
          <w:szCs w:val="24"/>
          <w:highlight w:val="yellow"/>
          <w:lang w:val="en-US"/>
        </w:rPr>
        <w:commentReference w:id="22"/>
      </w:r>
      <w:r w:rsidR="006A1F5C" w:rsidRPr="00D40B9D">
        <w:rPr>
          <w:highlight w:val="yellow"/>
          <w:lang w:val="en-US"/>
        </w:rPr>
        <w:t>:</w:t>
      </w:r>
      <w:r w:rsidR="00F82E2E" w:rsidRPr="00D40B9D">
        <w:rPr>
          <w:highlight w:val="yellow"/>
          <w:lang w:val="en-US"/>
        </w:rPr>
        <w:t xml:space="preserve"> contexts give significance to an asset, and valued assets can in turn reinforce or reshape their wider contexts</w:t>
      </w:r>
      <w:r w:rsidR="006A1F5C" w:rsidRPr="00D40B9D">
        <w:rPr>
          <w:highlight w:val="yellow"/>
          <w:lang w:val="en-US"/>
        </w:rPr>
        <w:t xml:space="preserve"> </w:t>
      </w:r>
      <w:r w:rsidR="00940C84" w:rsidRPr="00D40B9D">
        <w:rPr>
          <w:highlight w:val="yellow"/>
          <w:lang w:val="en-US"/>
        </w:rPr>
        <w:t>while keeping human interpretation and decision-making central.</w:t>
      </w:r>
      <w:r w:rsidR="000C685D">
        <w:rPr>
          <w:lang w:val="en-US"/>
        </w:rPr>
        <w:t xml:space="preserve"> </w:t>
      </w:r>
      <w:commentRangeEnd w:id="19"/>
      <w:r w:rsidR="00DD32AF">
        <w:rPr>
          <w:rStyle w:val="af3"/>
          <w:sz w:val="24"/>
          <w:szCs w:val="24"/>
          <w:lang w:val="en-US"/>
        </w:rPr>
        <w:commentReference w:id="19"/>
      </w:r>
      <w:commentRangeEnd w:id="20"/>
      <w:r w:rsidR="00C6350E">
        <w:rPr>
          <w:rStyle w:val="af3"/>
          <w:sz w:val="24"/>
          <w:szCs w:val="24"/>
          <w:lang w:val="en-US"/>
        </w:rPr>
        <w:commentReference w:id="20"/>
      </w:r>
      <w:commentRangeEnd w:id="21"/>
      <w:r w:rsidR="00582E0A">
        <w:rPr>
          <w:rStyle w:val="af3"/>
          <w:sz w:val="24"/>
          <w:szCs w:val="24"/>
          <w:lang w:val="en-US"/>
        </w:rPr>
        <w:commentReference w:id="21"/>
      </w:r>
      <w:r w:rsidR="000C685D">
        <w:rPr>
          <w:lang w:val="en-US"/>
        </w:rPr>
        <w:t>We</w:t>
      </w:r>
      <w:r w:rsidRPr="0077069D">
        <w:rPr>
          <w:lang w:val="en-US"/>
        </w:rPr>
        <w:t xml:space="preserve"> examine how students perceive the usefulness of each stage, how the workflow supports their confidence and ability in heritage significance reasoning, and what role human judgement plays within AI-supported interpretation.</w:t>
      </w:r>
      <w:r w:rsidR="002E3CEE" w:rsidRPr="002E3CEE">
        <w:t xml:space="preserve"> </w:t>
      </w:r>
      <w:r w:rsidR="002E3CEE" w:rsidRPr="002E3CEE">
        <w:rPr>
          <w:lang w:val="en-US"/>
        </w:rPr>
        <w:t>In this article, “non-heritage students” refers to students from art, design, XR, digital media, or related creative technology backgrounds who have limited formal training in heritage studies.</w:t>
      </w:r>
    </w:p>
    <w:p w14:paraId="12DC8860" w14:textId="19EE9DF7" w:rsidR="00B62A33" w:rsidRPr="0077069D" w:rsidRDefault="00B62A33" w:rsidP="000475A7">
      <w:pPr>
        <w:pStyle w:val="ArticleText"/>
        <w:rPr>
          <w:lang w:val="en-US"/>
        </w:rPr>
      </w:pPr>
      <w:r w:rsidRPr="0077069D">
        <w:rPr>
          <w:lang w:val="en-US"/>
        </w:rPr>
        <w:t>This study addresses t</w:t>
      </w:r>
      <w:r w:rsidR="000F4B0D">
        <w:rPr>
          <w:lang w:val="en-US"/>
        </w:rPr>
        <w:t>his</w:t>
      </w:r>
      <w:r w:rsidRPr="0077069D">
        <w:rPr>
          <w:lang w:val="en-US"/>
        </w:rPr>
        <w:t xml:space="preserve"> gap by examining Cultural InSites as a pedagogical scaffold for </w:t>
      </w:r>
      <w:r w:rsidR="000F4B0D" w:rsidRPr="003D166B">
        <w:rPr>
          <w:rFonts w:cs="Times New Roman"/>
          <w:lang w:val="en-US"/>
        </w:rPr>
        <w:t>Context-Based Significance Assessment</w:t>
      </w:r>
      <w:r w:rsidRPr="0077069D">
        <w:rPr>
          <w:lang w:val="en-US"/>
        </w:rPr>
        <w:t xml:space="preserve">. </w:t>
      </w:r>
      <w:r w:rsidR="003C2DAE" w:rsidRPr="003C2DAE">
        <w:rPr>
          <w:lang w:val="en-US"/>
        </w:rPr>
        <w:t>Heritage significance should not be treated as self</w:t>
      </w:r>
      <w:r w:rsidR="00936BB1">
        <w:rPr>
          <w:lang w:val="en-US"/>
        </w:rPr>
        <w:t>-</w:t>
      </w:r>
      <w:r w:rsidR="003C2DAE" w:rsidRPr="003C2DAE">
        <w:rPr>
          <w:lang w:val="en-US"/>
        </w:rPr>
        <w:t>evident or intrinsic alone</w:t>
      </w:r>
      <w:r w:rsidR="00423B3B">
        <w:rPr>
          <w:lang w:val="en-US"/>
        </w:rPr>
        <w:t>,</w:t>
      </w:r>
      <w:r w:rsidR="003C2DAE" w:rsidRPr="003C2DAE">
        <w:rPr>
          <w:lang w:val="en-US"/>
        </w:rPr>
        <w:t xml:space="preserve"> rather, it emerges through situated processes of value attribution, contextual interpretation, and heritage practice</w:t>
      </w:r>
      <w:r w:rsidR="0012201F">
        <w:rPr>
          <w:lang w:val="en-US"/>
        </w:rPr>
        <w:t xml:space="preserve"> </w:t>
      </w:r>
      <w:sdt>
        <w:sdtPr>
          <w:rPr>
            <w:rFonts w:cs="Times New Roman"/>
            <w:color w:val="000000"/>
            <w:lang w:val="en-US"/>
          </w:rPr>
          <w:tag w:val="MENDELEY_CITATION_v3_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"/>
          <w:id w:val="-2060003395"/>
          <w:placeholder>
            <w:docPart w:val="DefaultPlaceholder_-1854013440"/>
          </w:placeholder>
        </w:sdtPr>
        <w:sdtContent>
          <w:r w:rsidR="00C0075C" w:rsidRPr="00C0075C">
            <w:rPr>
              <w:rFonts w:eastAsia="Times New Roman" w:cs="Times New Roman"/>
              <w:color w:val="000000"/>
            </w:rPr>
            <w:t>(</w:t>
          </w:r>
          <w:commentRangeStart w:id="23"/>
          <w:r w:rsidR="00C0075C" w:rsidRPr="00C0075C">
            <w:rPr>
              <w:rFonts w:eastAsia="Times New Roman" w:cs="Times New Roman"/>
              <w:color w:val="000000"/>
            </w:rPr>
            <w:t>Fredheim &amp; Khalaf, 2016; Ireland et al., 2020</w:t>
          </w:r>
          <w:commentRangeEnd w:id="23"/>
          <w:r w:rsidR="00DD32AF" w:rsidRPr="00C0075C">
            <w:rPr>
              <w:rStyle w:val="af3"/>
              <w:rFonts w:eastAsia="Times New Roman" w:cs="Times New Roman"/>
              <w:color w:val="000000"/>
              <w:sz w:val="24"/>
              <w:szCs w:val="24"/>
            </w:rPr>
            <w:commentReference w:id="23"/>
          </w:r>
          <w:r w:rsidR="00C0075C" w:rsidRPr="00C0075C">
            <w:rPr>
              <w:rFonts w:eastAsia="Times New Roman" w:cs="Times New Roman"/>
              <w:color w:val="000000"/>
            </w:rPr>
            <w:t>)</w:t>
          </w:r>
        </w:sdtContent>
      </w:sdt>
      <w:r w:rsidRPr="0077069D">
        <w:rPr>
          <w:lang w:val="en-US"/>
        </w:rPr>
        <w:t xml:space="preserve">. For non-heritage students, the difficulty lies in moving from </w:t>
      </w:r>
      <w:r w:rsidR="00533722">
        <w:rPr>
          <w:lang w:val="en-US"/>
        </w:rPr>
        <w:t xml:space="preserve">heritage </w:t>
      </w:r>
      <w:r w:rsidRPr="0077069D">
        <w:rPr>
          <w:lang w:val="en-US"/>
        </w:rPr>
        <w:t xml:space="preserve">site description to defensible significance claims, </w:t>
      </w:r>
      <w:r w:rsidR="00533722">
        <w:rPr>
          <w:lang w:val="en-US"/>
        </w:rPr>
        <w:t>then</w:t>
      </w:r>
      <w:r w:rsidRPr="0077069D">
        <w:rPr>
          <w:lang w:val="en-US"/>
        </w:rPr>
        <w:t xml:space="preserve"> from those claims to coherent digital narratives. Cultural InSites</w:t>
      </w:r>
      <w:r w:rsidR="0099385A">
        <w:rPr>
          <w:lang w:val="en-US"/>
        </w:rPr>
        <w:t xml:space="preserve"> </w:t>
      </w:r>
      <w:commentRangeStart w:id="24"/>
      <w:del w:id="25" w:author="Yael Alef" w:date="2026-05-22T15:14:00Z" w16du:dateUtc="2026-05-22T12:14:00Z">
        <w:r w:rsidR="0099385A" w:rsidDel="00CA518F">
          <w:rPr>
            <w:lang w:val="en-US"/>
          </w:rPr>
          <w:delText>LLM</w:delText>
        </w:r>
        <w:commentRangeEnd w:id="24"/>
        <w:r w:rsidR="00DD32AF" w:rsidRPr="0077069D" w:rsidDel="00CA518F">
          <w:rPr>
            <w:rStyle w:val="af3"/>
            <w:sz w:val="24"/>
            <w:szCs w:val="24"/>
            <w:lang w:val="en-US"/>
          </w:rPr>
          <w:commentReference w:id="24"/>
        </w:r>
        <w:r w:rsidRPr="0077069D" w:rsidDel="00CA518F">
          <w:rPr>
            <w:lang w:val="en-US"/>
          </w:rPr>
          <w:delText xml:space="preserve"> </w:delText>
        </w:r>
      </w:del>
      <w:r w:rsidRPr="0077069D">
        <w:rPr>
          <w:lang w:val="en-US"/>
        </w:rPr>
        <w:t xml:space="preserve">responds to this </w:t>
      </w:r>
      <w:r w:rsidR="006957EB">
        <w:rPr>
          <w:lang w:val="en-US"/>
        </w:rPr>
        <w:t>challenge</w:t>
      </w:r>
      <w:r w:rsidRPr="0077069D">
        <w:rPr>
          <w:lang w:val="en-US"/>
        </w:rPr>
        <w:t xml:space="preserve"> by guiding students through staged AI-assisted reasoning while keeping human judgement central.</w:t>
      </w:r>
      <w:r w:rsidR="000475A7">
        <w:rPr>
          <w:lang w:val="en-US"/>
        </w:rPr>
        <w:t xml:space="preserve"> Our</w:t>
      </w:r>
      <w:r w:rsidRPr="0077069D">
        <w:rPr>
          <w:lang w:val="en-US"/>
        </w:rPr>
        <w:t xml:space="preserve"> study is</w:t>
      </w:r>
      <w:r w:rsidR="0034005C">
        <w:rPr>
          <w:lang w:val="en-US"/>
        </w:rPr>
        <w:t xml:space="preserve"> mainly</w:t>
      </w:r>
      <w:r w:rsidRPr="0077069D">
        <w:rPr>
          <w:lang w:val="en-US"/>
        </w:rPr>
        <w:t xml:space="preserve"> guided by two research questions:</w:t>
      </w:r>
    </w:p>
    <w:p w14:paraId="3168882B" w14:textId="77777777" w:rsidR="00B62A33" w:rsidRPr="0077069D" w:rsidRDefault="00B62A33" w:rsidP="0077069D">
      <w:pPr>
        <w:pStyle w:val="ArticleText"/>
        <w:rPr>
          <w:lang w:val="en-US"/>
        </w:rPr>
      </w:pPr>
    </w:p>
    <w:p w14:paraId="123CA36E" w14:textId="7B8389D3" w:rsidR="00B62A33" w:rsidRPr="0077069D" w:rsidRDefault="00B62A33" w:rsidP="0077069D">
      <w:pPr>
        <w:pStyle w:val="ArticleText"/>
        <w:rPr>
          <w:lang w:val="en-US"/>
        </w:rPr>
      </w:pPr>
      <w:commentRangeStart w:id="26"/>
      <w:r w:rsidRPr="0077069D">
        <w:rPr>
          <w:lang w:val="en-US"/>
        </w:rPr>
        <w:t>RQ1: To what extent does the Cultural InSites human-in-the-loop AI framework support non-heritage students</w:t>
      </w:r>
      <w:commentRangeEnd w:id="26"/>
      <w:r w:rsidR="004F15A2" w:rsidRPr="0077069D">
        <w:rPr>
          <w:rStyle w:val="af3"/>
          <w:sz w:val="24"/>
          <w:szCs w:val="24"/>
          <w:lang w:val="en-US"/>
        </w:rPr>
        <w:commentReference w:id="26"/>
      </w:r>
      <w:r w:rsidRPr="0077069D">
        <w:rPr>
          <w:lang w:val="en-US"/>
        </w:rPr>
        <w:t xml:space="preserve">’ ability and confidence in conducting context-based cultural significance </w:t>
      </w:r>
      <w:r w:rsidRPr="00374E67">
        <w:rPr>
          <w:lang w:val="en-US"/>
        </w:rPr>
        <w:t>assessments</w:t>
      </w:r>
      <w:r w:rsidR="00374E67" w:rsidRPr="00374E67">
        <w:rPr>
          <w:lang w:val="en-US"/>
        </w:rPr>
        <w:t xml:space="preserve"> </w:t>
      </w:r>
      <w:r w:rsidRPr="00374E67">
        <w:rPr>
          <w:lang w:val="en-US"/>
        </w:rPr>
        <w:t>that leads</w:t>
      </w:r>
      <w:r w:rsidRPr="0077069D">
        <w:rPr>
          <w:lang w:val="en-US"/>
        </w:rPr>
        <w:t xml:space="preserve"> to digital storytelling outcomes?</w:t>
      </w:r>
      <w:ins w:id="27" w:author="Yael Alef" w:date="2026-05-24T13:46:00Z" w16du:dateUtc="2026-05-24T10:46:00Z">
        <w:r w:rsidR="00582E0A">
          <w:rPr>
            <w:lang w:val="en-US"/>
          </w:rPr>
          <w:tab/>
        </w:r>
      </w:ins>
      <w:ins w:id="28" w:author="Yael Alef" w:date="2026-05-24T10:37:00Z" w16du:dateUtc="2026-05-24T07:37:00Z">
        <w:r w:rsidR="00774E0A">
          <w:rPr>
            <w:lang w:val="en-US"/>
          </w:rPr>
          <w:t xml:space="preserve"> </w:t>
        </w:r>
        <w:r w:rsidR="00774E0A">
          <w:rPr>
            <w:lang w:val="en-US"/>
          </w:rPr>
          <w:br/>
        </w:r>
      </w:ins>
    </w:p>
    <w:p w14:paraId="3B566337" w14:textId="77777777" w:rsidR="00B62A33" w:rsidRPr="0077069D" w:rsidRDefault="00B62A33" w:rsidP="0077069D">
      <w:pPr>
        <w:pStyle w:val="ArticleText"/>
        <w:rPr>
          <w:lang w:val="en-US"/>
        </w:rPr>
      </w:pPr>
    </w:p>
    <w:p w14:paraId="7C290DEB" w14:textId="248B0850" w:rsidR="00B62A33" w:rsidRPr="0077069D" w:rsidRDefault="00B62A33" w:rsidP="0077069D">
      <w:pPr>
        <w:pStyle w:val="ArticleText"/>
        <w:rPr>
          <w:lang w:val="en-US"/>
        </w:rPr>
      </w:pPr>
      <w:r w:rsidRPr="00EF7A76">
        <w:rPr>
          <w:lang w:val="en-US"/>
        </w:rPr>
        <w:t xml:space="preserve">RQ2: </w:t>
      </w:r>
      <w:r w:rsidR="00374E67" w:rsidRPr="00EF7A76">
        <w:rPr>
          <w:lang w:val="en-US"/>
        </w:rPr>
        <w:t>What</w:t>
      </w:r>
      <w:r w:rsidRPr="00EF7A76">
        <w:rPr>
          <w:lang w:val="en-US"/>
        </w:rPr>
        <w:t xml:space="preserve"> role does human judgement play within AI-supported heritage reasoning in shaping pedagogical outcomes and transferable project frameworks for digital heritage storytelling?</w:t>
      </w:r>
    </w:p>
    <w:p w14:paraId="3F626AA2" w14:textId="77777777" w:rsidR="00EF7A76" w:rsidRDefault="00EF7A76" w:rsidP="0077069D">
      <w:pPr>
        <w:pStyle w:val="ArticleText"/>
        <w:rPr>
          <w:lang w:val="en-US"/>
        </w:rPr>
      </w:pPr>
    </w:p>
    <w:p w14:paraId="3216E45B" w14:textId="7C46B388" w:rsidR="00B62A33" w:rsidRDefault="00B62A33" w:rsidP="0077069D">
      <w:pPr>
        <w:pStyle w:val="ArticleText"/>
        <w:rPr>
          <w:rFonts w:eastAsia="Times New Roman" w:cs="Times New Roman"/>
          <w:lang w:val="en-US"/>
          <w14:ligatures w14:val="none"/>
        </w:rPr>
      </w:pPr>
      <w:r w:rsidRPr="0077069D">
        <w:rPr>
          <w:lang w:val="en-US"/>
        </w:rPr>
        <w:t xml:space="preserve">The contribution of this study is a transferable human-in-the-loop pedagogical model for integrating AI-assisted significance assessment into digital heritage education. It bridges technical production and culturally grounded interpretation, with implications for digital storytelling pedagogy </w:t>
      </w:r>
      <w:r w:rsidR="00B41223">
        <w:rPr>
          <w:lang w:val="en-US"/>
        </w:rPr>
        <w:t>as well as</w:t>
      </w:r>
      <w:r w:rsidRPr="0077069D">
        <w:rPr>
          <w:lang w:val="en-US"/>
        </w:rPr>
        <w:t xml:space="preserve"> GLAM-oriented heritage workflows</w:t>
      </w:r>
      <w:r w:rsidRPr="00B62A33">
        <w:rPr>
          <w:rFonts w:eastAsia="Times New Roman" w:cs="Times New Roman"/>
          <w:lang w:val="en-US"/>
          <w14:ligatures w14:val="none"/>
        </w:rPr>
        <w:t>.</w:t>
      </w:r>
    </w:p>
    <w:p w14:paraId="03F8B847" w14:textId="77777777" w:rsidR="00CE6211" w:rsidRDefault="00CE6211" w:rsidP="0077069D">
      <w:pPr>
        <w:pStyle w:val="ArticleText"/>
        <w:rPr>
          <w:rFonts w:eastAsia="Times New Roman" w:cs="Times New Roman"/>
          <w:lang w:val="en-US"/>
          <w14:ligatures w14:val="none"/>
        </w:rPr>
      </w:pPr>
    </w:p>
    <w:p w14:paraId="706E124B" w14:textId="77777777" w:rsidR="00CE6211" w:rsidRDefault="00CE6211" w:rsidP="0077069D">
      <w:pPr>
        <w:pStyle w:val="ArticleText"/>
        <w:rPr>
          <w:rFonts w:eastAsia="Times New Roman" w:cs="Times New Roman"/>
          <w:lang w:val="en-US"/>
          <w14:ligatures w14:val="none"/>
        </w:rPr>
      </w:pPr>
    </w:p>
    <w:p w14:paraId="048ACEB3" w14:textId="6EA5FB33" w:rsidR="00CE6211" w:rsidRPr="00AA675C" w:rsidRDefault="00CE6211" w:rsidP="00AA675C">
      <w:pPr>
        <w:pStyle w:val="1"/>
        <w:numPr>
          <w:ilvl w:val="0"/>
          <w:numId w:val="2"/>
        </w:numPr>
        <w:spacing w:before="80"/>
        <w:ind w:left="432" w:hanging="432"/>
        <w:rPr>
          <w:rFonts w:ascii="Times New Roman" w:hAnsi="Times New Roman" w:cs="Times New Roman (Headings CS)"/>
          <w:b/>
          <w:color w:val="auto"/>
          <w:sz w:val="28"/>
        </w:rPr>
      </w:pPr>
      <w:r w:rsidRPr="00AA675C">
        <w:rPr>
          <w:rFonts w:ascii="Times New Roman" w:hAnsi="Times New Roman" w:cs="Times New Roman (Headings CS)"/>
          <w:b/>
          <w:color w:val="auto"/>
          <w:sz w:val="28"/>
        </w:rPr>
        <w:t>Background</w:t>
      </w:r>
    </w:p>
    <w:p w14:paraId="23A8CE2A" w14:textId="38F69C41" w:rsidR="00CE6211" w:rsidRDefault="00CE6211" w:rsidP="007C4C74">
      <w:pPr>
        <w:pStyle w:val="ArticleText"/>
      </w:pPr>
      <w:r>
        <w:t>Heritage significance assessment is a value-based and interpretive process through which evidence, context, and meaning are connected into justified claims</w:t>
      </w:r>
      <w:r w:rsidR="00604E6D">
        <w:rPr>
          <w:rFonts w:hint="eastAsia"/>
        </w:rPr>
        <w:t xml:space="preserve"> and</w:t>
      </w:r>
      <w:r w:rsidR="00604E6D">
        <w:t xml:space="preserve"> the</w:t>
      </w:r>
      <w:r>
        <w:t xml:space="preserve"> values are </w:t>
      </w:r>
      <w:r w:rsidR="00C918E6">
        <w:t>attributed</w:t>
      </w:r>
      <w:r w:rsidR="00027957">
        <w:t xml:space="preserve"> and</w:t>
      </w:r>
      <w:r w:rsidR="00C918E6">
        <w:t xml:space="preserve"> articulated through cultural, social, and professional frameworks</w:t>
      </w:r>
      <w:r w:rsidR="00C918E6">
        <w:rPr>
          <w:rFonts w:hint="eastAsia"/>
        </w:rPr>
        <w:t xml:space="preserve"> </w:t>
      </w:r>
      <w:sdt>
        <w:sdtPr>
          <w:rPr>
            <w:rFonts w:cs="Times New Roman"/>
            <w:color w:val="000000"/>
          </w:rPr>
          <w:tag w:val="MENDELEY_CITATION_v3_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"/>
          <w:id w:val="-512234660"/>
          <w:placeholder>
            <w:docPart w:val="DefaultPlaceholder_-1854013440"/>
          </w:placeholder>
        </w:sdtPr>
        <w:sdtContent>
          <w:r w:rsidR="00C0075C" w:rsidRPr="00C0075C">
            <w:rPr>
              <w:rFonts w:eastAsia="Times New Roman" w:cs="Times New Roman"/>
              <w:color w:val="000000"/>
            </w:rPr>
            <w:t>(Fredheim &amp; Khalaf, 2016; Ireland et al., 2020)</w:t>
          </w:r>
        </w:sdtContent>
      </w:sdt>
      <w:r>
        <w:t xml:space="preserve">. </w:t>
      </w:r>
      <w:r w:rsidR="00C918E6" w:rsidRPr="00C918E6">
        <w:t>Practices of value attribution further shape what becomes recognised as significant, marginalised, or rendered insignificant within heritage regimes</w:t>
      </w:r>
      <w:r w:rsidR="00E177E5">
        <w:t xml:space="preserve"> </w:t>
      </w:r>
      <w:sdt>
        <w:sdtPr>
          <w:rPr>
            <w:rFonts w:cs="Times New Roman"/>
            <w:color w:val="000000"/>
          </w:rPr>
          <w:tag w:val="MENDELEY_CITATION_v3_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"/>
          <w:id w:val="-1416467611"/>
          <w:placeholder>
            <w:docPart w:val="DefaultPlaceholder_-1854013440"/>
          </w:placeholder>
        </w:sdtPr>
        <w:sdtContent>
          <w:r w:rsidR="00C0075C" w:rsidRPr="00C0075C">
            <w:rPr>
              <w:rFonts w:cs="Times New Roman"/>
              <w:color w:val="000000"/>
            </w:rPr>
            <w:t>(Ireland et al., 2020)</w:t>
          </w:r>
        </w:sdtContent>
      </w:sdt>
      <w:r w:rsidR="00E177E5">
        <w:t xml:space="preserve">. </w:t>
      </w:r>
      <w:r>
        <w:t xml:space="preserve">For non-heritage students, the </w:t>
      </w:r>
      <w:r w:rsidR="00177F7E">
        <w:t>challenge</w:t>
      </w:r>
      <w:r>
        <w:t xml:space="preserve"> lies in both limited systematic knowledge of heritage studies and the absence of a structured way </w:t>
      </w:r>
      <w:r w:rsidR="001D2F58">
        <w:t xml:space="preserve">for </w:t>
      </w:r>
      <w:r>
        <w:t>moving from site description to defensible significance claims that guide</w:t>
      </w:r>
      <w:r w:rsidR="001D2F58">
        <w:t>s</w:t>
      </w:r>
      <w:r>
        <w:t xml:space="preserve"> creative decision. </w:t>
      </w:r>
      <w:r w:rsidR="00177F7E" w:rsidRPr="00177F7E">
        <w:t>Their difficulty is epistemic as well as practical</w:t>
      </w:r>
      <w:r w:rsidR="00EE21D0">
        <w:t>. T</w:t>
      </w:r>
      <w:r w:rsidR="00177F7E" w:rsidRPr="00177F7E">
        <w:t xml:space="preserve">hey </w:t>
      </w:r>
      <w:r w:rsidR="001A4B9B">
        <w:t xml:space="preserve">can </w:t>
      </w:r>
      <w:r w:rsidR="00177F7E" w:rsidRPr="00177F7E">
        <w:t>gather relevant material but lack the disciplinary framing needed to decide which evidence carries interpretive weight.</w:t>
      </w:r>
      <w:r w:rsidR="001A4B9B">
        <w:t xml:space="preserve"> </w:t>
      </w:r>
      <w:r>
        <w:t xml:space="preserve">Without sufficient grounding in heritage concept, </w:t>
      </w:r>
      <w:r w:rsidR="00F019E0">
        <w:t>it is hard for them</w:t>
      </w:r>
      <w:r>
        <w:t xml:space="preserve"> to distinguish between factual information, historical background, cultural value, and interpretive priority. </w:t>
      </w:r>
      <w:r w:rsidR="00A12C0F">
        <w:t>For instance, a</w:t>
      </w:r>
      <w:r>
        <w:t xml:space="preserve"> site may be described in terms of its </w:t>
      </w:r>
      <w:r w:rsidR="004347CB">
        <w:t>time period</w:t>
      </w:r>
      <w:r>
        <w:t xml:space="preserve">, appearance, location, or </w:t>
      </w:r>
      <w:r w:rsidR="00431623">
        <w:t xml:space="preserve">related </w:t>
      </w:r>
      <w:r>
        <w:t>historical event, but these descriptions do not automatically explain why the site matters, whose values it represents, or which aspects should shape the narrative focus. At the same time, without a clear reasoning process, students may struggle to transform gathered information into justified claims that can inform topic selection, thematic framing, visual emphasis, interaction design, or storytelling structure.</w:t>
      </w:r>
    </w:p>
    <w:p w14:paraId="17627F71" w14:textId="7FE9845A" w:rsidR="00CE6211" w:rsidRDefault="00CE6211" w:rsidP="00A614B2">
      <w:pPr>
        <w:pStyle w:val="ArticleText"/>
      </w:pPr>
      <w:r w:rsidRPr="006B7379">
        <w:t xml:space="preserve">Students from art, design, digital media </w:t>
      </w:r>
      <w:r w:rsidR="006B7379">
        <w:t xml:space="preserve">or related </w:t>
      </w:r>
      <w:r w:rsidRPr="006B7379">
        <w:t xml:space="preserve">backgrounds often have strong skills in visual communication, spatial design, and digital production. However, weak significance reasoning can limit the interpretive depth of technically accomplished projects. For example, students </w:t>
      </w:r>
      <w:r w:rsidR="000E63DD">
        <w:rPr>
          <w:rFonts w:hint="eastAsia"/>
        </w:rPr>
        <w:t xml:space="preserve">may </w:t>
      </w:r>
      <w:r w:rsidRPr="006B7379">
        <w:t>select visually striking site elements without explaining their cultural relevance</w:t>
      </w:r>
      <w:r>
        <w:t>, foreground dramatic historical episodes without considering broader social meanings, or build immersive environment that reproduce the appearance of a place while leaving its values, memories, and community associations underdeveloped. In such cases, the digital outcome may be polished but the interpretation remains thin.</w:t>
      </w:r>
      <w:r w:rsidR="004E385F" w:rsidRPr="004E385F">
        <w:t xml:space="preserve"> The risk is that heritage becomes a visual or atmospheric resource rather than an interpreted cultural subject.</w:t>
      </w:r>
      <w:r w:rsidR="00387499">
        <w:rPr>
          <w:rFonts w:hint="eastAsia"/>
        </w:rPr>
        <w:t xml:space="preserve"> </w:t>
      </w:r>
      <w:r>
        <w:t>Therefore, the central pedagogical issue is not simply whether students can produce digital heritage artefacts, but whether they can justify the cultural meanings and narrative priorities embedded in th</w:t>
      </w:r>
      <w:r w:rsidR="001C74B1">
        <w:t>e</w:t>
      </w:r>
      <w:r>
        <w:t xml:space="preserve"> artefacts.</w:t>
      </w:r>
      <w:r w:rsidR="00387499">
        <w:rPr>
          <w:rFonts w:hint="eastAsia"/>
        </w:rPr>
        <w:t xml:space="preserve"> The </w:t>
      </w:r>
      <w:r>
        <w:t>students need a method for linking site history, cultural value, community relevance, and storytelling decisions. Without this</w:t>
      </w:r>
      <w:r w:rsidR="00373122">
        <w:t xml:space="preserve"> link</w:t>
      </w:r>
      <w:r>
        <w:t>, digital storytelling risk</w:t>
      </w:r>
      <w:r w:rsidR="00A833F5">
        <w:t>s</w:t>
      </w:r>
      <w:r>
        <w:t xml:space="preserve"> becoming visual reconstruction or content display rather than </w:t>
      </w:r>
      <w:r w:rsidR="00CD693B">
        <w:t xml:space="preserve">a </w:t>
      </w:r>
      <w:r>
        <w:t>culturally grounded interpretation.</w:t>
      </w:r>
    </w:p>
    <w:p w14:paraId="47D85A71" w14:textId="67C1C015" w:rsidR="003C3EE1" w:rsidRPr="00571BDA" w:rsidRDefault="00CE6211" w:rsidP="00FD0A89">
      <w:pPr>
        <w:pStyle w:val="ArticleText"/>
      </w:pPr>
      <w:r>
        <w:t xml:space="preserve">This study uses CBSA as a structured learning process for developing this form of reasoning. CBSA guides students from </w:t>
      </w:r>
      <w:r w:rsidRPr="00DA2923">
        <w:t xml:space="preserve">contextual inquiry to value identification, from value identification to significance claims, and from significance claims to narrative framing. This process supports what the study defines as project-adequate competence: the ability to conduct a sufficiently rigorous, context-based assessment that can inform credible storytelling decisions within a one-semester course. </w:t>
      </w:r>
      <w:r w:rsidR="00ED418B" w:rsidRPr="00ED418B">
        <w:t>The aim is to help them develop the level of interpretive reasoning needed to make responsible and persuasive digital heritage narratives.</w:t>
      </w:r>
      <w:r w:rsidR="00ED418B">
        <w:t xml:space="preserve"> </w:t>
      </w:r>
      <w:r w:rsidRPr="00DA2923">
        <w:t>Cultural InSites</w:t>
      </w:r>
      <w:r w:rsidR="0056389C">
        <w:t xml:space="preserve"> </w:t>
      </w:r>
      <w:commentRangeStart w:id="29"/>
      <w:del w:id="30" w:author="Yael Alef" w:date="2026-05-22T15:14:00Z" w16du:dateUtc="2026-05-22T12:14:00Z">
        <w:r w:rsidR="0056389C" w:rsidDel="00CA518F">
          <w:delText>LLM</w:delText>
        </w:r>
        <w:r w:rsidRPr="00DA2923" w:rsidDel="00CA518F">
          <w:delText xml:space="preserve"> </w:delText>
        </w:r>
        <w:commentRangeEnd w:id="29"/>
        <w:r w:rsidR="00DD32AF" w:rsidRPr="00DA2923" w:rsidDel="00CA518F">
          <w:rPr>
            <w:rStyle w:val="af3"/>
            <w:sz w:val="24"/>
            <w:szCs w:val="24"/>
          </w:rPr>
          <w:commentReference w:id="29"/>
        </w:r>
      </w:del>
      <w:r w:rsidRPr="00DA2923">
        <w:t>operationalises CBSA through a staged</w:t>
      </w:r>
      <w:r w:rsidR="00835E1E">
        <w:t xml:space="preserve"> and</w:t>
      </w:r>
      <w:r w:rsidRPr="00DA2923">
        <w:t xml:space="preserve"> AI-assisted workflow</w:t>
      </w:r>
      <w:r>
        <w:t xml:space="preserve">. It </w:t>
      </w:r>
      <w:r w:rsidRPr="00571BDA">
        <w:t xml:space="preserve">provides structured support for complex reasoning by helping students organise evidence, compare interpretive possibilities, refine significance claims, and connect those claims to storytelling structures. </w:t>
      </w:r>
      <w:r w:rsidR="00835E1E" w:rsidRPr="00680B19">
        <w:t xml:space="preserve">However, </w:t>
      </w:r>
      <w:r w:rsidRPr="00680B19">
        <w:t>AI support remains subordinate to students’ responsibility to evaluate evidence, select interpretive focus, and adapt outputs to site-specific contexts.</w:t>
      </w:r>
      <w:r w:rsidRPr="00571BDA">
        <w:t xml:space="preserve"> This human-in-the-loop structure reflects broader concerns in AI-supported education, where large language models can support learning only when embedded </w:t>
      </w:r>
      <w:r w:rsidRPr="00571BDA">
        <w:lastRenderedPageBreak/>
        <w:t>within careful pedagogical design</w:t>
      </w:r>
      <w:r w:rsidR="00E8778D" w:rsidRPr="00571BDA">
        <w:t xml:space="preserve"> </w:t>
      </w:r>
      <w:sdt>
        <w:sdtPr>
          <w:rPr>
            <w:rFonts w:cs="Times New Roman"/>
            <w:color w:val="000000"/>
          </w:rPr>
          <w:tag w:val="MENDELEY_CITATION_v3_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"/>
          <w:id w:val="-1859647939"/>
          <w:placeholder>
            <w:docPart w:val="DefaultPlaceholder_-1854013440"/>
          </w:placeholder>
        </w:sdtPr>
        <w:sdtContent>
          <w:r w:rsidR="00C0075C" w:rsidRPr="00571BDA">
            <w:rPr>
              <w:rFonts w:cs="Times New Roman"/>
              <w:color w:val="000000"/>
            </w:rPr>
            <w:t>(Kasneci et al., 2023)</w:t>
          </w:r>
        </w:sdtContent>
      </w:sdt>
      <w:r w:rsidR="00682CB4" w:rsidRPr="00571BDA">
        <w:t xml:space="preserve">. </w:t>
      </w:r>
      <w:r w:rsidR="00DA2923" w:rsidRPr="00571BDA">
        <w:t>Its value lies in both generating suggestions and externalising the reasoning steps through which students connect evidence, value, and narrative decisions.</w:t>
      </w:r>
      <w:r w:rsidR="00FD0A89" w:rsidRPr="00571BDA">
        <w:t xml:space="preserve"> </w:t>
      </w:r>
      <w:r w:rsidR="004E7B44" w:rsidRPr="00680B19">
        <w:rPr>
          <w:rFonts w:cs="Times New Roman"/>
        </w:rPr>
        <w:t>The problem is not only that non-heritage students lack heritage knowledge, but that they need a structured reasoning process through which contextual evidence can be transformed into significance claims and then into storytelling decisions.</w:t>
      </w:r>
      <w:r w:rsidR="004E7B44" w:rsidRPr="00571BDA">
        <w:rPr>
          <w:rFonts w:cs="Times New Roman"/>
        </w:rPr>
        <w:t xml:space="preserve"> </w:t>
      </w:r>
    </w:p>
    <w:p w14:paraId="37AEF9AD" w14:textId="77777777" w:rsidR="004E7B44" w:rsidRPr="00571BDA" w:rsidRDefault="004E7B44" w:rsidP="001625D6">
      <w:pPr>
        <w:pStyle w:val="ArticleText"/>
        <w:ind w:firstLine="0"/>
        <w:rPr>
          <w:rFonts w:cs="Times New Roman"/>
        </w:rPr>
      </w:pPr>
    </w:p>
    <w:p w14:paraId="521284A1" w14:textId="7442519B" w:rsidR="003C3EE1" w:rsidRPr="00571BDA" w:rsidRDefault="003C3EE1" w:rsidP="003C3EE1">
      <w:pPr>
        <w:pStyle w:val="1"/>
        <w:numPr>
          <w:ilvl w:val="0"/>
          <w:numId w:val="2"/>
        </w:numPr>
        <w:spacing w:before="80"/>
        <w:ind w:left="432" w:hanging="432"/>
        <w:rPr>
          <w:rFonts w:ascii="Times New Roman" w:hAnsi="Times New Roman" w:cs="Times New Roman"/>
          <w:b/>
          <w:color w:val="auto"/>
          <w:sz w:val="28"/>
        </w:rPr>
      </w:pPr>
      <w:r w:rsidRPr="00571BDA">
        <w:rPr>
          <w:rFonts w:ascii="Times New Roman" w:hAnsi="Times New Roman" w:cs="Times New Roman"/>
          <w:b/>
          <w:color w:val="auto"/>
          <w:sz w:val="28"/>
        </w:rPr>
        <w:t>Theoretical Framework</w:t>
      </w:r>
      <w:r w:rsidR="00B9274D" w:rsidRPr="00571BDA">
        <w:rPr>
          <w:rFonts w:ascii="Times New Roman" w:hAnsi="Times New Roman" w:cs="Times New Roman"/>
          <w:b/>
          <w:color w:val="auto"/>
          <w:sz w:val="28"/>
        </w:rPr>
        <w:t xml:space="preserve"> </w:t>
      </w:r>
      <w:r w:rsidR="0070580D" w:rsidRPr="00571BDA">
        <w:rPr>
          <w:rFonts w:ascii="Times New Roman" w:hAnsi="Times New Roman" w:cs="Times New Roman" w:hint="eastAsia"/>
          <w:b/>
          <w:color w:val="auto"/>
          <w:sz w:val="28"/>
        </w:rPr>
        <w:t xml:space="preserve"> </w:t>
      </w:r>
    </w:p>
    <w:p w14:paraId="3C77DC97" w14:textId="1E88979E" w:rsidR="003C3EE1" w:rsidRDefault="00F31020" w:rsidP="00B13A49">
      <w:pPr>
        <w:pStyle w:val="ArticleText"/>
        <w:ind w:firstLine="360"/>
        <w:rPr>
          <w:rFonts w:cs="Times New Roman"/>
          <w:lang w:val="en-US"/>
        </w:rPr>
      </w:pPr>
      <w:r w:rsidRPr="00F31020">
        <w:rPr>
          <w:rFonts w:cs="Times New Roman"/>
          <w:lang w:val="en-US"/>
        </w:rPr>
        <w:t xml:space="preserve">This study </w:t>
      </w:r>
      <w:del w:id="31" w:author="Yael Alef" w:date="2026-05-24T13:54:00Z" w16du:dateUtc="2026-05-24T10:54:00Z">
        <w:r w:rsidRPr="00F31020" w:rsidDel="00432EF8">
          <w:rPr>
            <w:rFonts w:cs="Times New Roman"/>
            <w:lang w:val="en-US"/>
          </w:rPr>
          <w:delText>theorises</w:delText>
        </w:r>
      </w:del>
      <w:ins w:id="32" w:author="Yael Alef" w:date="2026-05-24T13:54:00Z" w16du:dateUtc="2026-05-24T10:54:00Z">
        <w:r w:rsidR="00432EF8" w:rsidRPr="00F31020">
          <w:rPr>
            <w:rFonts w:cs="Times New Roman"/>
            <w:lang w:val="en-US"/>
          </w:rPr>
          <w:t>theories</w:t>
        </w:r>
      </w:ins>
      <w:r w:rsidRPr="00F31020">
        <w:rPr>
          <w:rFonts w:cs="Times New Roman"/>
          <w:lang w:val="en-US"/>
        </w:rPr>
        <w:t xml:space="preserve"> Cultural InSites</w:t>
      </w:r>
      <w:r>
        <w:rPr>
          <w:rFonts w:cs="Times New Roman"/>
          <w:lang w:val="en-US"/>
        </w:rPr>
        <w:t xml:space="preserve"> </w:t>
      </w:r>
      <w:r w:rsidRPr="00F31020">
        <w:rPr>
          <w:rFonts w:cs="Times New Roman"/>
          <w:lang w:val="en-US"/>
        </w:rPr>
        <w:t>as a staged human-in-the</w:t>
      </w:r>
      <w:r>
        <w:rPr>
          <w:rFonts w:cs="Times New Roman"/>
          <w:lang w:val="en-US"/>
        </w:rPr>
        <w:t>-</w:t>
      </w:r>
      <w:r w:rsidRPr="00F31020">
        <w:rPr>
          <w:rFonts w:cs="Times New Roman"/>
          <w:lang w:val="en-US"/>
        </w:rPr>
        <w:t xml:space="preserve">loop learning </w:t>
      </w:r>
      <w:r w:rsidR="00796F79" w:rsidRPr="00F31020">
        <w:rPr>
          <w:rFonts w:cs="Times New Roman"/>
          <w:lang w:val="en-US"/>
        </w:rPr>
        <w:t>workflow</w:t>
      </w:r>
      <w:r w:rsidR="00796F79">
        <w:rPr>
          <w:rFonts w:cs="Times New Roman"/>
          <w:lang w:val="en-US"/>
        </w:rPr>
        <w:t>,</w:t>
      </w:r>
      <w:r w:rsidR="00796F79" w:rsidRPr="00F31020">
        <w:rPr>
          <w:rFonts w:cs="Times New Roman"/>
          <w:lang w:val="en-US"/>
        </w:rPr>
        <w:t xml:space="preserve"> transforming</w:t>
      </w:r>
      <w:r w:rsidRPr="00F31020">
        <w:rPr>
          <w:rFonts w:cs="Times New Roman"/>
          <w:lang w:val="en-US"/>
        </w:rPr>
        <w:t xml:space="preserve"> heritage significance assessment from tacit expert reasoning into an explicit, teachable, and evaluable process for digital heritage storytelling. The framework integrates four connected perspectives. First, </w:t>
      </w:r>
      <w:r w:rsidR="002C3E30" w:rsidRPr="002C3E30">
        <w:rPr>
          <w:rFonts w:cs="Times New Roman"/>
          <w:lang w:val="en-US"/>
        </w:rPr>
        <w:t xml:space="preserve">Context-Based Significance Assessment </w:t>
      </w:r>
      <w:r w:rsidR="00494279" w:rsidRPr="004A78D6">
        <w:rPr>
          <w:rFonts w:cs="Times New Roman"/>
        </w:rPr>
        <w:t xml:space="preserve">(CBSA) </w:t>
      </w:r>
      <w:r w:rsidRPr="00F31020">
        <w:rPr>
          <w:rFonts w:cs="Times New Roman"/>
          <w:lang w:val="en-US"/>
        </w:rPr>
        <w:t xml:space="preserve">provides the domain </w:t>
      </w:r>
      <w:ins w:id="33" w:author="Yael Alef" w:date="2026-05-24T13:54:00Z" w16du:dateUtc="2026-05-24T10:54:00Z">
        <w:r w:rsidR="00432EF8">
          <w:rPr>
            <w:rFonts w:cs="Times New Roman"/>
            <w:lang w:val="en-US"/>
          </w:rPr>
          <w:t xml:space="preserve">structured </w:t>
        </w:r>
      </w:ins>
      <w:commentRangeStart w:id="34"/>
      <w:del w:id="35" w:author="Yael Alef" w:date="2026-05-24T13:52:00Z" w16du:dateUtc="2026-05-24T10:52:00Z">
        <w:r w:rsidRPr="00F31020" w:rsidDel="00432EF8">
          <w:rPr>
            <w:rFonts w:cs="Times New Roman"/>
            <w:lang w:val="en-US"/>
          </w:rPr>
          <w:delText>logic</w:delText>
        </w:r>
        <w:commentRangeEnd w:id="34"/>
        <w:r w:rsidR="00DD32AF" w:rsidRPr="00F31020" w:rsidDel="00432EF8">
          <w:rPr>
            <w:rStyle w:val="af3"/>
            <w:rFonts w:cs="Times New Roman"/>
            <w:sz w:val="24"/>
            <w:szCs w:val="24"/>
            <w:lang w:val="en-US"/>
          </w:rPr>
          <w:commentReference w:id="34"/>
        </w:r>
        <w:r w:rsidRPr="00F31020" w:rsidDel="00432EF8">
          <w:rPr>
            <w:rFonts w:cs="Times New Roman"/>
            <w:lang w:val="en-US"/>
          </w:rPr>
          <w:delText xml:space="preserve"> </w:delText>
        </w:r>
      </w:del>
      <w:ins w:id="36" w:author="Yael Alef" w:date="2026-05-24T13:52:00Z" w16du:dateUtc="2026-05-24T10:52:00Z">
        <w:r w:rsidR="00432EF8">
          <w:rPr>
            <w:rFonts w:cs="Times New Roman"/>
            <w:lang w:val="en-US"/>
          </w:rPr>
          <w:t>reasoning</w:t>
        </w:r>
        <w:r w:rsidR="00432EF8" w:rsidRPr="00F31020">
          <w:rPr>
            <w:rFonts w:cs="Times New Roman"/>
            <w:lang w:val="en-US"/>
          </w:rPr>
          <w:t xml:space="preserve"> </w:t>
        </w:r>
      </w:ins>
      <w:r w:rsidRPr="00F31020">
        <w:rPr>
          <w:rFonts w:cs="Times New Roman"/>
          <w:lang w:val="en-US"/>
        </w:rPr>
        <w:t>for understanding heritage significance as a movement from contextual evidence to value interpretation</w:t>
      </w:r>
      <w:r w:rsidR="00694E96">
        <w:rPr>
          <w:rFonts w:cs="Times New Roman"/>
          <w:lang w:val="en-US"/>
        </w:rPr>
        <w:t>,</w:t>
      </w:r>
      <w:r w:rsidRPr="00F31020">
        <w:rPr>
          <w:rFonts w:cs="Times New Roman"/>
          <w:lang w:val="en-US"/>
        </w:rPr>
        <w:t xml:space="preserve"> and justified significance claim. Second, </w:t>
      </w:r>
      <w:r w:rsidRPr="0070580D">
        <w:rPr>
          <w:rFonts w:cs="Times New Roman"/>
          <w:lang w:val="en-US"/>
        </w:rPr>
        <w:t>Cognitive Apprenticeship</w:t>
      </w:r>
      <w:r w:rsidRPr="00F31020">
        <w:rPr>
          <w:rFonts w:cs="Times New Roman"/>
          <w:lang w:val="en-US"/>
        </w:rPr>
        <w:t xml:space="preserve"> explains how this expert-like reasoning can be made visible and learnable for non-heritage students. Third, ICAP</w:t>
      </w:r>
      <w:r w:rsidR="00B9274D">
        <w:rPr>
          <w:rFonts w:cs="Times New Roman"/>
          <w:lang w:val="en-US"/>
        </w:rPr>
        <w:t xml:space="preserve"> </w:t>
      </w:r>
      <w:r w:rsidRPr="00F31020">
        <w:rPr>
          <w:rFonts w:cs="Times New Roman"/>
          <w:lang w:val="en-US"/>
        </w:rPr>
        <w:t>clarifies the forms of student engagement required when learners generate, compare, and revise significance judgements with AI support while human judgement ensures that AI outputs remain accountable to evidence and context</w:t>
      </w:r>
      <w:r w:rsidR="00237601">
        <w:rPr>
          <w:rFonts w:cs="Times New Roman"/>
          <w:lang w:val="en-US"/>
        </w:rPr>
        <w:t>s</w:t>
      </w:r>
      <w:r w:rsidRPr="00F31020">
        <w:rPr>
          <w:rFonts w:cs="Times New Roman"/>
          <w:lang w:val="en-US"/>
        </w:rPr>
        <w:t xml:space="preserve">. Finally, storytelling quality is </w:t>
      </w:r>
      <w:r w:rsidR="00C6350E" w:rsidRPr="00F31020">
        <w:rPr>
          <w:rFonts w:cs="Times New Roman"/>
          <w:lang w:val="en-US"/>
        </w:rPr>
        <w:t>conceptualized</w:t>
      </w:r>
      <w:r w:rsidRPr="00F31020">
        <w:rPr>
          <w:rFonts w:cs="Times New Roman"/>
          <w:lang w:val="en-US"/>
        </w:rPr>
        <w:t xml:space="preserve"> as the applied outcome of significance reasoning, evaluated through contextual grounding, interpretive responsibility, and narrative coherence.</w:t>
      </w:r>
    </w:p>
    <w:p w14:paraId="6965F2DA" w14:textId="177AC64D" w:rsidR="00F31020" w:rsidRPr="004A78D6" w:rsidRDefault="00697E3C" w:rsidP="003C3EE1">
      <w:pPr>
        <w:pStyle w:val="ArticleText"/>
        <w:ind w:firstLine="0"/>
        <w:rPr>
          <w:rFonts w:cs="Times New Roman"/>
          <w:b/>
          <w:bCs/>
          <w:lang w:val="en-US"/>
        </w:rPr>
      </w:pPr>
      <w:r>
        <w:rPr>
          <w:rFonts w:cs="Times New Roman"/>
          <w:b/>
          <w:bCs/>
          <w:lang w:val="en-US"/>
        </w:rPr>
        <w:t xml:space="preserve"> </w:t>
      </w:r>
    </w:p>
    <w:p w14:paraId="5D566E1C" w14:textId="77777777" w:rsidR="003C3EE1" w:rsidRPr="004A78D6" w:rsidRDefault="003C3EE1" w:rsidP="003C3EE1">
      <w:pPr>
        <w:pStyle w:val="a9"/>
        <w:numPr>
          <w:ilvl w:val="1"/>
          <w:numId w:val="2"/>
        </w:numPr>
        <w:tabs>
          <w:tab w:val="left" w:pos="5171"/>
        </w:tabs>
        <w:rPr>
          <w:rFonts w:ascii="Times New Roman" w:hAnsi="Times New Roman" w:cs="Times New Roman"/>
        </w:rPr>
      </w:pPr>
      <w:r w:rsidRPr="004A78D6">
        <w:rPr>
          <w:rFonts w:ascii="Times New Roman" w:hAnsi="Times New Roman" w:cs="Times New Roman"/>
          <w:b/>
          <w:bCs/>
          <w:lang w:val="en-US"/>
        </w:rPr>
        <w:t>Heritage Significance Assessment as Interpretive Reasoning</w:t>
      </w:r>
    </w:p>
    <w:p w14:paraId="26858BCF" w14:textId="363797BE" w:rsidR="003C3EE1" w:rsidRDefault="001C7E79" w:rsidP="00D52C52">
      <w:pPr>
        <w:pStyle w:val="ArticleText"/>
        <w:ind w:firstLine="360"/>
      </w:pPr>
      <w:commentRangeStart w:id="37"/>
      <w:commentRangeStart w:id="38"/>
      <w:r w:rsidRPr="001C7E79">
        <w:rPr>
          <w:rFonts w:cs="Times New Roman"/>
          <w:lang w:val="en-US"/>
        </w:rPr>
        <w:t>Context-Based</w:t>
      </w:r>
      <w:r w:rsidR="008C4309">
        <w:rPr>
          <w:rFonts w:cs="Times New Roman" w:hint="eastAsia"/>
          <w:lang w:val="en-US"/>
        </w:rPr>
        <w:t xml:space="preserve"> </w:t>
      </w:r>
      <w:r w:rsidRPr="001C7E79">
        <w:rPr>
          <w:rFonts w:cs="Times New Roman"/>
          <w:lang w:val="en-US"/>
        </w:rPr>
        <w:t xml:space="preserve">Significance Assessment (CBSA) </w:t>
      </w:r>
      <w:commentRangeStart w:id="39"/>
      <w:ins w:id="40" w:author="Eugene Ch'ng" w:date="2026-05-20T19:57:00Z" w16du:dateUtc="2026-05-20T11:57:00Z">
        <w:r w:rsidR="009D01FF">
          <w:rPr>
            <w:rFonts w:cs="Times New Roman"/>
            <w:lang w:val="en-US"/>
          </w:rPr>
          <w:t>[citation?]</w:t>
        </w:r>
      </w:ins>
      <w:r w:rsidR="0070580D">
        <w:rPr>
          <w:rFonts w:cs="Times New Roman"/>
          <w:lang w:val="en-US"/>
        </w:rPr>
        <w:t xml:space="preserve"> </w:t>
      </w:r>
      <w:commentRangeEnd w:id="39"/>
      <w:r w:rsidR="00DD32AF" w:rsidRPr="001C7E79">
        <w:rPr>
          <w:rStyle w:val="af3"/>
          <w:rFonts w:cs="Times New Roman"/>
          <w:sz w:val="24"/>
          <w:szCs w:val="24"/>
          <w:lang w:val="en-US"/>
        </w:rPr>
        <w:commentReference w:id="39"/>
      </w:r>
      <w:r w:rsidRPr="001C7E79">
        <w:rPr>
          <w:rFonts w:cs="Times New Roman"/>
          <w:lang w:val="en-US"/>
        </w:rPr>
        <w:t>provides the domain logic</w:t>
      </w:r>
      <w:commentRangeEnd w:id="37"/>
      <w:r w:rsidR="0023209B" w:rsidRPr="001C7E79">
        <w:rPr>
          <w:rStyle w:val="af3"/>
          <w:rFonts w:cs="Times New Roman"/>
          <w:sz w:val="24"/>
          <w:szCs w:val="24"/>
          <w:lang w:val="en-US"/>
        </w:rPr>
        <w:commentReference w:id="37"/>
      </w:r>
      <w:commentRangeEnd w:id="38"/>
      <w:r w:rsidR="00FB087A" w:rsidRPr="001C7E79">
        <w:rPr>
          <w:rStyle w:val="af3"/>
          <w:rFonts w:cs="Times New Roman"/>
          <w:sz w:val="24"/>
          <w:szCs w:val="24"/>
          <w:lang w:val="en-US"/>
        </w:rPr>
        <w:commentReference w:id="38"/>
      </w:r>
      <w:r w:rsidRPr="001C7E79">
        <w:rPr>
          <w:rFonts w:cs="Times New Roman"/>
          <w:lang w:val="en-US"/>
        </w:rPr>
        <w:t xml:space="preserve"> for </w:t>
      </w:r>
      <w:del w:id="41" w:author="Yael Alef" w:date="2026-05-24T13:54:00Z" w16du:dateUtc="2026-05-24T10:54:00Z">
        <w:r w:rsidRPr="001C7E79" w:rsidDel="00432EF8">
          <w:rPr>
            <w:rFonts w:cs="Times New Roman"/>
            <w:lang w:val="en-US"/>
          </w:rPr>
          <w:delText>conceptualising</w:delText>
        </w:r>
      </w:del>
      <w:ins w:id="42" w:author="Yael Alef" w:date="2026-05-24T13:54:00Z" w16du:dateUtc="2026-05-24T10:54:00Z">
        <w:r w:rsidR="00432EF8" w:rsidRPr="001C7E79">
          <w:rPr>
            <w:rFonts w:cs="Times New Roman"/>
            <w:lang w:val="en-US"/>
          </w:rPr>
          <w:t>conceptualizing</w:t>
        </w:r>
      </w:ins>
      <w:r w:rsidRPr="001C7E79">
        <w:rPr>
          <w:rFonts w:cs="Times New Roman"/>
          <w:lang w:val="en-US"/>
        </w:rPr>
        <w:t xml:space="preserve"> heritage significance reasoning in this study.</w:t>
      </w:r>
      <w:r w:rsidR="003C3EE1" w:rsidRPr="004A78D6">
        <w:rPr>
          <w:rFonts w:cs="Times New Roman"/>
        </w:rPr>
        <w:t xml:space="preserve"> CBSA functions as the conceptual basis for this process by providing a structured pathway from contextual observation to value interpretation and significance judgement. We refer to the Burra Charter’s definition of cultural significance to interpret it, which indicates that cultural significance is aesthetic, historic, scientific, social, or spiritual value for past, present, or future generations</w:t>
      </w:r>
      <w:r w:rsidR="003C3EE1" w:rsidRPr="004A78D6">
        <w:rPr>
          <w:rFonts w:cs="Times New Roman"/>
          <w:color w:val="000000"/>
        </w:rPr>
        <w:t xml:space="preserve"> </w:t>
      </w:r>
      <w:sdt>
        <w:sdtPr>
          <w:rPr>
            <w:rFonts w:cs="Times New Roman"/>
            <w:color w:val="000000"/>
          </w:rPr>
          <w:tag w:val="MENDELEY_CITATION_v3_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"/>
          <w:id w:val="-1798292342"/>
          <w:placeholder>
            <w:docPart w:val="D269DF9B7405564EBC20A30B482B9006"/>
          </w:placeholder>
        </w:sdtPr>
        <w:sdtContent>
          <w:r w:rsidR="00C0075C" w:rsidRPr="00C0075C">
            <w:rPr>
              <w:rFonts w:cs="Times New Roman"/>
              <w:color w:val="000000"/>
            </w:rPr>
            <w:t>(ICOMOS Australia, 2013)</w:t>
          </w:r>
        </w:sdtContent>
      </w:sdt>
      <w:r w:rsidR="003C3EE1" w:rsidRPr="004A78D6">
        <w:rPr>
          <w:rFonts w:cs="Times New Roman"/>
        </w:rPr>
        <w:t>. Such significance is embodied in a place and its fabric, setting, use, associations, meanings, records, and related places or object</w:t>
      </w:r>
      <w:r w:rsidR="003C3EE1" w:rsidRPr="004A78D6">
        <w:rPr>
          <w:rFonts w:cs="Times New Roman"/>
          <w:lang w:val="en-US"/>
        </w:rPr>
        <w:t>s that are best understood through a sequence of collecting and analysing information before decisions are made</w:t>
      </w:r>
      <w:r w:rsidR="003C3EE1" w:rsidRPr="004A78D6">
        <w:rPr>
          <w:rFonts w:cs="Times New Roman"/>
          <w:color w:val="000000"/>
        </w:rPr>
        <w:t xml:space="preserve"> </w:t>
      </w:r>
      <w:sdt>
        <w:sdtPr>
          <w:rPr>
            <w:rFonts w:cs="Times New Roman"/>
            <w:color w:val="000000"/>
          </w:rPr>
          <w:tag w:val="MENDELEY_CITATION_v3_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"/>
          <w:id w:val="-1731610671"/>
          <w:placeholder>
            <w:docPart w:val="3109CC76A05B29468D1DC6880E32FF1B"/>
          </w:placeholder>
        </w:sdtPr>
        <w:sdtContent>
          <w:r w:rsidR="00C0075C" w:rsidRPr="00C0075C">
            <w:rPr>
              <w:rFonts w:cs="Times New Roman"/>
              <w:color w:val="000000"/>
            </w:rPr>
            <w:t>(ICOMOS Australia, 2013)</w:t>
          </w:r>
        </w:sdtContent>
      </w:sdt>
      <w:r w:rsidR="003C3EE1" w:rsidRPr="004A78D6">
        <w:rPr>
          <w:rFonts w:cs="Times New Roman"/>
          <w:lang w:val="en-US"/>
        </w:rPr>
        <w:t xml:space="preserve">. </w:t>
      </w:r>
      <w:r w:rsidR="004540FC">
        <w:t>The Burra Charter provides the normative basis for treating significance assessment as a value-based process conducted before interpretive decisions are made.</w:t>
      </w:r>
    </w:p>
    <w:p w14:paraId="49C17F90" w14:textId="77777777" w:rsidR="00C93D9A" w:rsidRPr="00C93D9A" w:rsidRDefault="00C93D9A" w:rsidP="0070580D">
      <w:pPr>
        <w:pStyle w:val="ArticleText"/>
        <w:ind w:firstLine="0"/>
        <w:rPr>
          <w:rFonts w:cs="Times New Roman"/>
          <w:lang w:val="en-US"/>
        </w:rPr>
      </w:pPr>
    </w:p>
    <w:p w14:paraId="4833FEEB" w14:textId="70611841" w:rsidR="003C3EE1" w:rsidRPr="004A78D6" w:rsidDel="00FB087A" w:rsidRDefault="003C3EE1" w:rsidP="003C3EE1">
      <w:pPr>
        <w:pStyle w:val="ArticleText"/>
        <w:ind w:firstLine="0"/>
        <w:rPr>
          <w:del w:id="43" w:author="Yael Alef" w:date="2026-05-24T14:14:00Z" w16du:dateUtc="2026-05-24T11:14:00Z"/>
          <w:rFonts w:cs="Times New Roman"/>
        </w:rPr>
      </w:pPr>
    </w:p>
    <w:p w14:paraId="0DC76766" w14:textId="77777777" w:rsidR="003C3EE1" w:rsidRPr="004A78D6" w:rsidRDefault="003C3EE1" w:rsidP="003C3EE1">
      <w:pPr>
        <w:pStyle w:val="a9"/>
        <w:numPr>
          <w:ilvl w:val="1"/>
          <w:numId w:val="2"/>
        </w:numPr>
        <w:tabs>
          <w:tab w:val="left" w:pos="5171"/>
        </w:tabs>
        <w:rPr>
          <w:rFonts w:ascii="Times New Roman" w:hAnsi="Times New Roman" w:cs="Times New Roman"/>
          <w:b/>
          <w:bCs/>
          <w:lang w:val="en-US"/>
        </w:rPr>
      </w:pPr>
      <w:r w:rsidRPr="004A78D6">
        <w:rPr>
          <w:rFonts w:ascii="Times New Roman" w:hAnsi="Times New Roman" w:cs="Times New Roman"/>
          <w:b/>
          <w:bCs/>
          <w:lang w:val="en-US"/>
        </w:rPr>
        <w:t>Cultural InSites as Cognitive Apprenticeship</w:t>
      </w:r>
    </w:p>
    <w:p w14:paraId="1481CC4A" w14:textId="77777777" w:rsidR="00FB087A" w:rsidRDefault="009D01FF" w:rsidP="003C3EE1">
      <w:pPr>
        <w:pStyle w:val="ArticleText"/>
        <w:ind w:firstLine="360"/>
        <w:rPr>
          <w:ins w:id="44" w:author="Yael Alef" w:date="2026-05-24T14:13:00Z" w16du:dateUtc="2026-05-24T11:13:00Z"/>
          <w:rFonts w:cs="Times New Roman"/>
        </w:rPr>
      </w:pPr>
      <w:ins w:id="45" w:author="Eugene Ch'ng" w:date="2026-05-20T19:56:00Z" w16du:dateUtc="2026-05-20T11:56:00Z">
        <w:r>
          <w:rPr>
            <w:rFonts w:cs="Times New Roman"/>
          </w:rPr>
          <w:t xml:space="preserve">The way in which </w:t>
        </w:r>
      </w:ins>
      <w:r w:rsidR="003C3EE1" w:rsidRPr="004A78D6">
        <w:rPr>
          <w:rFonts w:cs="Times New Roman"/>
        </w:rPr>
        <w:t xml:space="preserve">students learn the complex reasoning process of cultural heritage significance assessment can be drawn on </w:t>
      </w:r>
      <w:commentRangeStart w:id="46"/>
      <w:r w:rsidR="003C3EE1" w:rsidRPr="004A78D6">
        <w:rPr>
          <w:rFonts w:cs="Times New Roman"/>
        </w:rPr>
        <w:t>Cognitive Apprenticeship theory</w:t>
      </w:r>
      <w:ins w:id="47" w:author="Eugene Ch'ng" w:date="2026-05-20T19:57:00Z" w16du:dateUtc="2026-05-20T11:57:00Z">
        <w:r>
          <w:rPr>
            <w:rFonts w:cs="Times New Roman"/>
          </w:rPr>
          <w:t xml:space="preserve"> [citation?]</w:t>
        </w:r>
      </w:ins>
      <w:commentRangeEnd w:id="46"/>
      <w:r w:rsidR="0023209B" w:rsidRPr="004A78D6">
        <w:rPr>
          <w:rStyle w:val="af3"/>
          <w:rFonts w:cs="Times New Roman"/>
          <w:sz w:val="24"/>
          <w:szCs w:val="24"/>
        </w:rPr>
        <w:commentReference w:id="46"/>
      </w:r>
      <w:r w:rsidR="003C3EE1" w:rsidRPr="004A78D6">
        <w:rPr>
          <w:rFonts w:cs="Times New Roman"/>
        </w:rPr>
        <w:t>, and the Cultural InSi</w:t>
      </w:r>
      <w:r w:rsidR="00B11160">
        <w:rPr>
          <w:rFonts w:cs="Times New Roman"/>
        </w:rPr>
        <w:t xml:space="preserve">tes </w:t>
      </w:r>
      <w:r w:rsidR="003C3EE1" w:rsidRPr="004A78D6">
        <w:rPr>
          <w:rFonts w:cs="Times New Roman"/>
        </w:rPr>
        <w:t xml:space="preserve">can be understood as a cognitive apprenticeship system oriented towards the CBSA learning context. Cognitive Apprenticeship posits that expert knowledge includes not only visible operational steps but also a large number of implicit cognitive processes. </w:t>
      </w:r>
    </w:p>
    <w:p w14:paraId="35D6685B" w14:textId="0E7077A1" w:rsidR="003C3EE1" w:rsidRPr="004A78D6" w:rsidRDefault="003C3EE1" w:rsidP="003C3EE1">
      <w:pPr>
        <w:pStyle w:val="ArticleText"/>
        <w:ind w:firstLine="360"/>
        <w:rPr>
          <w:rFonts w:cs="Times New Roman"/>
          <w:lang w:val="en-US"/>
        </w:rPr>
      </w:pPr>
      <w:r w:rsidRPr="004A78D6">
        <w:rPr>
          <w:rFonts w:cs="Times New Roman"/>
        </w:rPr>
        <w:t xml:space="preserve">For novices, how experts form interpretive conclusions from evidence, context, and value judgments is often unclear </w:t>
      </w:r>
      <w:r w:rsidRPr="004A78D6">
        <w:rPr>
          <w:rFonts w:cs="Times New Roman"/>
          <w:lang w:val="en-US"/>
        </w:rPr>
        <w:t xml:space="preserve">and </w:t>
      </w:r>
      <w:r w:rsidRPr="004A78D6">
        <w:rPr>
          <w:rFonts w:cs="Times New Roman"/>
        </w:rPr>
        <w:t>difficult to observe. Therefore, learning complex expert practices requires making implicit thinking processes visible, learnable, and practicable through pedagogical</w:t>
      </w:r>
      <w:r w:rsidRPr="004A78D6">
        <w:rPr>
          <w:rFonts w:cs="Times New Roman"/>
          <w:lang w:val="en-US"/>
        </w:rPr>
        <w:t xml:space="preserve"> strategies such as </w:t>
      </w:r>
      <w:r w:rsidRPr="004A78D6">
        <w:rPr>
          <w:rFonts w:cs="Times New Roman"/>
        </w:rPr>
        <w:t xml:space="preserve">demonstration, guidance, scaffolding support, articulation, and reflection </w:t>
      </w:r>
      <w:sdt>
        <w:sdtPr>
          <w:rPr>
            <w:rFonts w:cs="Times New Roman"/>
            <w:color w:val="000000"/>
          </w:rPr>
          <w:tag w:val="MENDELEY_CITATION_v3_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"/>
          <w:id w:val="-2020993535"/>
          <w:placeholder>
            <w:docPart w:val="790C0640412A7C4BA5A7A497EEB30F4D"/>
          </w:placeholder>
        </w:sdtPr>
        <w:sdtContent>
          <w:r w:rsidR="00C0075C" w:rsidRPr="00C0075C">
            <w:rPr>
              <w:rFonts w:cs="Times New Roman"/>
              <w:color w:val="000000"/>
            </w:rPr>
            <w:t>(Collins et al., 1991)</w:t>
          </w:r>
        </w:sdtContent>
      </w:sdt>
      <w:r w:rsidRPr="004A78D6">
        <w:rPr>
          <w:rFonts w:cs="Times New Roman"/>
          <w:lang w:val="en-US"/>
        </w:rPr>
        <w:t xml:space="preserve">. </w:t>
      </w:r>
    </w:p>
    <w:p w14:paraId="7D6E3CA7" w14:textId="412613D0" w:rsidR="003C3EE1" w:rsidRPr="004A78D6" w:rsidRDefault="003C3EE1" w:rsidP="003C3EE1">
      <w:pPr>
        <w:pStyle w:val="ArticleText"/>
        <w:ind w:firstLine="360"/>
        <w:rPr>
          <w:rFonts w:cs="Times New Roman"/>
          <w:lang w:val="en-US"/>
        </w:rPr>
      </w:pPr>
      <w:r w:rsidRPr="004A78D6">
        <w:rPr>
          <w:rFonts w:cs="Times New Roman"/>
          <w:lang w:val="en-US"/>
        </w:rPr>
        <w:lastRenderedPageBreak/>
        <w:t>This perspective is particularly relevant to heritage significance assessment as it is not merely a matter of information or factual description, but requires learners to establish interpretive connections among historical context, material evidence, socio-cultural values, and contemporary needs in order to develop significance reasoning.</w:t>
      </w:r>
      <w:r w:rsidRPr="004A78D6">
        <w:rPr>
          <w:rFonts w:cs="Times New Roman"/>
        </w:rPr>
        <w:t xml:space="preserve"> </w:t>
      </w:r>
      <w:r w:rsidRPr="004A78D6">
        <w:rPr>
          <w:rFonts w:cs="Times New Roman"/>
          <w:lang w:val="en-US"/>
        </w:rPr>
        <w:t xml:space="preserve">Heritage scholarship has also shown that cultural heritage values are not fixed, singular, or self-evident; instead, they are identified, and interpreted within specific contexts </w:t>
      </w:r>
      <w:sdt>
        <w:sdtPr>
          <w:rPr>
            <w:rFonts w:cs="Times New Roman"/>
            <w:color w:val="000000"/>
            <w:lang w:val="en-US"/>
          </w:rPr>
          <w:tag w:val="MENDELEY_CITATION_v3_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"/>
          <w:id w:val="-593244035"/>
          <w:placeholder>
            <w:docPart w:val="790C0640412A7C4BA5A7A497EEB30F4D"/>
          </w:placeholder>
        </w:sdtPr>
        <w:sdtContent>
          <w:r w:rsidR="00C0075C" w:rsidRPr="00C0075C">
            <w:rPr>
              <w:rFonts w:eastAsia="Times New Roman" w:cs="Times New Roman"/>
              <w:color w:val="000000"/>
            </w:rPr>
            <w:t>(</w:t>
          </w:r>
          <w:r w:rsidR="0070580D">
            <w:rPr>
              <w:rFonts w:eastAsia="Times New Roman" w:cs="Times New Roman"/>
              <w:color w:val="000000"/>
            </w:rPr>
            <w:t>D</w:t>
          </w:r>
          <w:r w:rsidR="00C0075C" w:rsidRPr="00C0075C">
            <w:rPr>
              <w:rFonts w:eastAsia="Times New Roman" w:cs="Times New Roman"/>
              <w:color w:val="000000"/>
            </w:rPr>
            <w:t>e la Torre, 2013; Fredheim &amp; Khalaf, 2016; Mason, 2002)</w:t>
          </w:r>
        </w:sdtContent>
      </w:sdt>
      <w:r w:rsidRPr="004A78D6">
        <w:rPr>
          <w:rFonts w:cs="Times New Roman"/>
          <w:color w:val="000000"/>
          <w:lang w:val="en-US"/>
        </w:rPr>
        <w:t xml:space="preserve">. </w:t>
      </w:r>
      <w:r w:rsidRPr="004A78D6">
        <w:rPr>
          <w:rFonts w:cs="Times New Roman"/>
          <w:lang w:val="en-US"/>
        </w:rPr>
        <w:t xml:space="preserve">From this perspective, Cultural InSites as a cognitive apprenticeship system, breaks the significance assessment into a sequence of ordered and actionable reasoning tasks </w:t>
      </w:r>
      <w:r w:rsidRPr="004A78D6">
        <w:rPr>
          <w:rFonts w:cs="Times New Roman"/>
        </w:rPr>
        <w:t>through its staged workflow</w:t>
      </w:r>
      <w:r w:rsidRPr="004A78D6">
        <w:rPr>
          <w:rFonts w:cs="Times New Roman"/>
          <w:lang w:val="en-US"/>
        </w:rPr>
        <w:t>. Through the 6 stages, students can formulate interpretive claims about heritage significance and translate these claims into storytelling choices.</w:t>
      </w:r>
      <w:r w:rsidRPr="004A78D6">
        <w:rPr>
          <w:rFonts w:cs="Times New Roman"/>
        </w:rPr>
        <w:t xml:space="preserve"> </w:t>
      </w:r>
      <w:r w:rsidRPr="004A78D6">
        <w:rPr>
          <w:rFonts w:cs="Times New Roman"/>
          <w:lang w:val="en-US"/>
        </w:rPr>
        <w:t>Through this staged design, the system externalises a tacit expert reasoning process into a clearer learning pathway. It helps students gradually understand how to move from information to meaning and, subsequently, to project expression.</w:t>
      </w:r>
    </w:p>
    <w:p w14:paraId="0919CB75" w14:textId="0E80D9BA" w:rsidR="003C3EE1" w:rsidRPr="00FD41BC" w:rsidRDefault="003C3EE1" w:rsidP="00CA518F">
      <w:pPr>
        <w:pStyle w:val="ArticleText"/>
        <w:ind w:firstLine="360"/>
        <w:rPr>
          <w:rFonts w:ascii="SimSun" w:eastAsia="SimSun" w:hAnsi="SimSun" w:cs="SimSun"/>
          <w:lang w:val="en-US"/>
        </w:rPr>
      </w:pPr>
      <w:r w:rsidRPr="004A78D6">
        <w:rPr>
          <w:rFonts w:cs="Times New Roman"/>
          <w:lang w:val="en-US"/>
        </w:rPr>
        <w:t xml:space="preserve">It is important to </w:t>
      </w:r>
      <w:del w:id="48" w:author="Yael Alef" w:date="2026-05-22T15:12:00Z" w16du:dateUtc="2026-05-22T12:12:00Z">
        <w:r w:rsidRPr="004A78D6" w:rsidDel="00CA518F">
          <w:rPr>
            <w:rFonts w:cs="Times New Roman"/>
            <w:lang w:val="en-US"/>
          </w:rPr>
          <w:delText>emphasise</w:delText>
        </w:r>
      </w:del>
      <w:ins w:id="49" w:author="Yael Alef" w:date="2026-05-22T15:12:00Z" w16du:dateUtc="2026-05-22T12:12:00Z">
        <w:r w:rsidR="00CA518F" w:rsidRPr="004A78D6">
          <w:rPr>
            <w:rFonts w:cs="Times New Roman"/>
            <w:lang w:val="en-US"/>
          </w:rPr>
          <w:t>emphasize</w:t>
        </w:r>
      </w:ins>
      <w:r w:rsidRPr="004A78D6">
        <w:rPr>
          <w:rFonts w:cs="Times New Roman"/>
          <w:lang w:val="en-US"/>
        </w:rPr>
        <w:t xml:space="preserve"> that the purpose of Cultural InSites </w:t>
      </w:r>
      <w:del w:id="50" w:author="Yael Alef" w:date="2026-05-22T15:12:00Z" w16du:dateUtc="2026-05-22T12:12:00Z">
        <w:r w:rsidRPr="004A78D6" w:rsidDel="00CA518F">
          <w:rPr>
            <w:rFonts w:cs="Times New Roman"/>
            <w:lang w:val="en-US"/>
          </w:rPr>
          <w:delText xml:space="preserve">LLM </w:delText>
        </w:r>
      </w:del>
      <w:r w:rsidRPr="004A78D6">
        <w:rPr>
          <w:rFonts w:cs="Times New Roman"/>
          <w:lang w:val="en-US"/>
        </w:rPr>
        <w:t xml:space="preserve">is not to replace the professional judgment of students but to provide cognitive scaffolding for the learners. AI can help students organise materials, ask questions, sort through evidence, and clarify reasoning paths, but the interpretation, argumentation, and narrative selection of heritage significance still need to be completed by students. The human-in-the-loop design is crucial in this study. It ensures that AI functions as a scaffold for inquiry and learning rather than as an autonomous evaluator of </w:t>
      </w:r>
      <w:commentRangeStart w:id="51"/>
      <w:r w:rsidRPr="004A78D6">
        <w:rPr>
          <w:rFonts w:cs="Times New Roman"/>
          <w:lang w:val="en-US"/>
        </w:rPr>
        <w:t>cultural heritage value</w:t>
      </w:r>
      <w:r w:rsidR="00FD41BC">
        <w:rPr>
          <w:rFonts w:cs="Times New Roman" w:hint="eastAsia"/>
          <w:lang w:val="en-US"/>
        </w:rPr>
        <w:t xml:space="preserve"> </w:t>
      </w:r>
      <w:sdt>
        <w:sdtPr>
          <w:rPr>
            <w:rFonts w:cs="Times New Roman" w:hint="eastAsia"/>
            <w:color w:val="000000"/>
            <w:lang w:val="en-US"/>
          </w:rPr>
          <w:tag w:val="MENDELEY_CITATION_v3_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"/>
          <w:id w:val="-1121222716"/>
          <w:placeholder>
            <w:docPart w:val="DefaultPlaceholder_-1854013440"/>
          </w:placeholder>
        </w:sdtPr>
        <w:sdtContent>
          <w:r w:rsidR="00C0075C" w:rsidRPr="00C0075C">
            <w:rPr>
              <w:rFonts w:eastAsia="Times New Roman" w:cs="Times New Roman"/>
              <w:color w:val="000000"/>
            </w:rPr>
            <w:t>(Memarian &amp; Doleck, 2024)</w:t>
          </w:r>
        </w:sdtContent>
      </w:sdt>
      <w:commentRangeEnd w:id="51"/>
      <w:r w:rsidR="00F34D66" w:rsidRPr="00FD41BC">
        <w:rPr>
          <w:rStyle w:val="af3"/>
          <w:rFonts w:ascii="SimSun" w:eastAsia="SimSun" w:hAnsi="SimSun" w:cs="SimSun"/>
          <w:sz w:val="24"/>
          <w:szCs w:val="24"/>
          <w:lang w:val="en-US"/>
        </w:rPr>
        <w:commentReference w:id="51"/>
      </w:r>
    </w:p>
    <w:p w14:paraId="3D9EF37D" w14:textId="2CC060F5" w:rsidR="003C3EE1" w:rsidRPr="004A78D6" w:rsidRDefault="003C3EE1" w:rsidP="003C3EE1">
      <w:pPr>
        <w:pStyle w:val="ArticleText"/>
        <w:ind w:firstLine="360"/>
        <w:rPr>
          <w:rFonts w:cs="Times New Roman"/>
          <w:lang w:val="en-US"/>
        </w:rPr>
      </w:pPr>
      <w:r w:rsidRPr="004A78D6">
        <w:rPr>
          <w:rFonts w:cs="Times New Roman"/>
          <w:lang w:val="en-US"/>
        </w:rPr>
        <w:t xml:space="preserve">This framework also explains why our study examines students’ confidence and their perceived usefulness of each stage in Cultural </w:t>
      </w:r>
      <w:del w:id="52" w:author="Yael Alef" w:date="2026-05-24T10:45:00Z" w16du:dateUtc="2026-05-24T07:45:00Z">
        <w:r w:rsidRPr="004A78D6" w:rsidDel="00144BEF">
          <w:rPr>
            <w:rFonts w:cs="Times New Roman"/>
            <w:lang w:val="en-US"/>
          </w:rPr>
          <w:delText>Insite</w:delText>
        </w:r>
      </w:del>
      <w:ins w:id="53" w:author="Yael Alef" w:date="2026-05-24T10:45:00Z" w16du:dateUtc="2026-05-24T07:45:00Z">
        <w:r w:rsidR="00144BEF" w:rsidRPr="004A78D6">
          <w:rPr>
            <w:rFonts w:cs="Times New Roman"/>
            <w:lang w:val="en-US"/>
          </w:rPr>
          <w:t>In</w:t>
        </w:r>
        <w:r w:rsidR="00144BEF">
          <w:rPr>
            <w:rFonts w:cs="Times New Roman"/>
            <w:lang w:val="en-US"/>
          </w:rPr>
          <w:t>S</w:t>
        </w:r>
        <w:r w:rsidR="00144BEF" w:rsidRPr="004A78D6">
          <w:rPr>
            <w:rFonts w:cs="Times New Roman"/>
            <w:lang w:val="en-US"/>
          </w:rPr>
          <w:t>ite</w:t>
        </w:r>
      </w:ins>
      <w:r w:rsidRPr="004A78D6">
        <w:rPr>
          <w:rFonts w:cs="Times New Roman"/>
          <w:lang w:val="en-US"/>
        </w:rPr>
        <w:t xml:space="preserve">s. If heritage significance assessment is a complex and expert like reasoning task, then staged scaffolding helps students better understand the structure of the task and increase their confidence in completing it. Also, students’ perception of stage usefulness indicates where and to what extent they experienced pedagogical support across different moments of reasoning. For instance, in the Cultural Significance Assessment Steps using CBSA Approach with Cultural </w:t>
      </w:r>
      <w:r w:rsidR="00F253EE" w:rsidRPr="004A78D6">
        <w:rPr>
          <w:rFonts w:cs="Times New Roman"/>
          <w:lang w:val="en-US"/>
        </w:rPr>
        <w:t>InSites</w:t>
      </w:r>
      <w:r w:rsidRPr="004A78D6">
        <w:rPr>
          <w:rFonts w:cs="Times New Roman"/>
          <w:lang w:val="en-US"/>
        </w:rPr>
        <w:t>, Step 1 (Context Analysis and Asset Description) creates a comprehensive description of the asset based on identified contexts of the heritage site and helps students establish the evidentiary basis for subsequent analysis; Step 2 (Cultural Significance Analysis Values) help to identify and analyse the asset’s aesthetic, historical, and social values based on contexts and evidence, and support the transition from factual information to significance judgment. In this study, therefore, perceived stage usefulness is understood as evidence of students’ perceived learning value of staged scaffolding.</w:t>
      </w:r>
      <w:r w:rsidRPr="004A78D6">
        <w:rPr>
          <w:rFonts w:cs="Times New Roman"/>
        </w:rPr>
        <w:t xml:space="preserve"> </w:t>
      </w:r>
      <w:r w:rsidRPr="004A78D6">
        <w:rPr>
          <w:rFonts w:cs="Times New Roman"/>
          <w:lang w:val="en-US"/>
        </w:rPr>
        <w:t xml:space="preserve">Changes in students’ confidence and perceived usefulness of each stage can be understood as learner’s responses to the scaffolded process. Through this framework, the study connects system design, learning processes, and student perceptions, explaining how </w:t>
      </w:r>
      <w:r w:rsidRPr="00DD32AF">
        <w:rPr>
          <w:rFonts w:cs="Times New Roman"/>
          <w:highlight w:val="yellow"/>
          <w:lang w:val="en-US"/>
        </w:rPr>
        <w:t xml:space="preserve">Cultural InSites </w:t>
      </w:r>
      <w:del w:id="54" w:author="Yael Alef" w:date="2026-05-22T15:13:00Z" w16du:dateUtc="2026-05-22T12:13:00Z">
        <w:r w:rsidRPr="00DD32AF" w:rsidDel="00CA518F">
          <w:rPr>
            <w:rFonts w:cs="Times New Roman"/>
            <w:highlight w:val="yellow"/>
            <w:lang w:val="en-US"/>
          </w:rPr>
          <w:delText>LLM</w:delText>
        </w:r>
        <w:r w:rsidRPr="004A78D6" w:rsidDel="00CA518F">
          <w:rPr>
            <w:rFonts w:cs="Times New Roman"/>
            <w:lang w:val="en-US"/>
          </w:rPr>
          <w:delText xml:space="preserve"> </w:delText>
        </w:r>
      </w:del>
      <w:r w:rsidRPr="004A78D6">
        <w:rPr>
          <w:rFonts w:cs="Times New Roman"/>
          <w:lang w:val="en-US"/>
        </w:rPr>
        <w:t>supports students in developing reasoning about heritage significance within CBSA pedagogy, and interprets perceived usefulness as evidence about the learning value of the staged scaffold.</w:t>
      </w:r>
    </w:p>
    <w:p w14:paraId="15EFCDCA" w14:textId="77777777" w:rsidR="003C3EE1" w:rsidRPr="004A78D6" w:rsidRDefault="003C3EE1" w:rsidP="003C3EE1">
      <w:pPr>
        <w:pStyle w:val="ArticleText"/>
        <w:ind w:firstLine="360"/>
        <w:rPr>
          <w:rFonts w:cs="Times New Roman"/>
          <w:lang w:val="en-US"/>
        </w:rPr>
      </w:pPr>
    </w:p>
    <w:p w14:paraId="2BB68DE2" w14:textId="77777777" w:rsidR="003C3EE1" w:rsidRPr="004A78D6" w:rsidRDefault="003C3EE1" w:rsidP="003C3EE1">
      <w:pPr>
        <w:pStyle w:val="a9"/>
        <w:numPr>
          <w:ilvl w:val="1"/>
          <w:numId w:val="2"/>
        </w:numPr>
        <w:tabs>
          <w:tab w:val="left" w:pos="5171"/>
        </w:tabs>
        <w:rPr>
          <w:rFonts w:ascii="Times New Roman" w:hAnsi="Times New Roman" w:cs="Times New Roman"/>
          <w:b/>
          <w:bCs/>
          <w:lang w:val="en-US"/>
        </w:rPr>
      </w:pPr>
      <w:r w:rsidRPr="004A78D6">
        <w:rPr>
          <w:rFonts w:ascii="Times New Roman" w:hAnsi="Times New Roman" w:cs="Times New Roman"/>
          <w:b/>
          <w:bCs/>
          <w:lang w:val="en-US"/>
        </w:rPr>
        <w:t>ICAP and the Depth of Student Engagement</w:t>
      </w:r>
    </w:p>
    <w:p w14:paraId="156DE63B" w14:textId="22558F66" w:rsidR="003C3EE1" w:rsidRPr="004A78D6" w:rsidRDefault="003C3EE1" w:rsidP="003C3EE1">
      <w:pPr>
        <w:pStyle w:val="ArticleText"/>
        <w:ind w:firstLine="360"/>
        <w:rPr>
          <w:rFonts w:cs="Times New Roman"/>
          <w:lang w:val="en-US"/>
        </w:rPr>
      </w:pPr>
      <w:r w:rsidRPr="004A78D6">
        <w:rPr>
          <w:rFonts w:cs="Times New Roman"/>
          <w:lang w:val="en-US"/>
        </w:rPr>
        <w:t xml:space="preserve">While Cognitive apprenticeship provides a theoretical basis for understanding why Cultural InSites makes the tacit expert reasoning involved in heritage significance assessment visible and why this matter for student learning, the ICAP further clarifies how its staged workflow supports deeper learning by promoting higher levels of cognitive engagement. ICAP framework </w:t>
      </w:r>
      <w:sdt>
        <w:sdtPr>
          <w:rPr>
            <w:rFonts w:cs="Times New Roman"/>
            <w:color w:val="000000"/>
            <w:lang w:val="en-US"/>
          </w:rPr>
          <w:tag w:val="MENDELEY_CITATION_v3_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"/>
          <w:id w:val="493223067"/>
          <w:placeholder>
            <w:docPart w:val="E902A2447E487842875F563D83DE2282"/>
          </w:placeholder>
        </w:sdtPr>
        <w:sdtContent>
          <w:r w:rsidR="00C0075C" w:rsidRPr="00C0075C">
            <w:rPr>
              <w:rFonts w:eastAsia="Times New Roman" w:cs="Times New Roman"/>
              <w:color w:val="000000"/>
            </w:rPr>
            <w:t>(Chi &amp; Wylie, 2014)</w:t>
          </w:r>
        </w:sdtContent>
      </w:sdt>
      <w:r w:rsidRPr="004A78D6">
        <w:rPr>
          <w:rFonts w:cs="Times New Roman"/>
          <w:lang w:val="en-US"/>
        </w:rPr>
        <w:t xml:space="preserve"> distinguishes passive, active, constructive, and interactive modes of engagement and predicts deeper learning when learners are required to generate, explain, compare, and respond instead of merely receiving information.</w:t>
      </w:r>
    </w:p>
    <w:p w14:paraId="2A8B3E34" w14:textId="0016A6D6" w:rsidR="00701820" w:rsidRDefault="003C3EE1" w:rsidP="00701820">
      <w:pPr>
        <w:pStyle w:val="ArticleText"/>
        <w:ind w:firstLine="360"/>
        <w:rPr>
          <w:rFonts w:cs="Times New Roman"/>
          <w:lang w:val="en-US"/>
        </w:rPr>
      </w:pPr>
      <w:r w:rsidRPr="004A78D6">
        <w:rPr>
          <w:rFonts w:cs="Times New Roman"/>
          <w:lang w:val="en-US"/>
        </w:rPr>
        <w:lastRenderedPageBreak/>
        <w:t xml:space="preserve">Cultural InSites </w:t>
      </w:r>
      <w:r w:rsidR="00C74AF9">
        <w:rPr>
          <w:rFonts w:cs="Times New Roman" w:hint="eastAsia"/>
          <w:lang w:val="en-US"/>
        </w:rPr>
        <w:t>support</w:t>
      </w:r>
      <w:r w:rsidR="00C74AF9">
        <w:rPr>
          <w:rFonts w:cs="Times New Roman"/>
          <w:lang w:val="en-US"/>
        </w:rPr>
        <w:t>s to</w:t>
      </w:r>
      <w:r w:rsidRPr="004A78D6">
        <w:rPr>
          <w:rFonts w:cs="Times New Roman"/>
          <w:lang w:val="en-US"/>
        </w:rPr>
        <w:t xml:space="preserve"> move the students toward constructive and interactive engagement with heritage reasoning. The system asks learners to articulate value, explain why contextual features matter, compare interpretations, identify tensions, and refine significance statements across different and structured stages, including </w:t>
      </w:r>
      <w:r w:rsidRPr="004A78D6">
        <w:rPr>
          <w:rFonts w:cs="Times New Roman"/>
        </w:rPr>
        <w:t>comprehensive description of the heritage asset</w:t>
      </w:r>
      <w:r w:rsidRPr="004A78D6">
        <w:rPr>
          <w:rFonts w:cs="Times New Roman"/>
          <w:lang w:val="en-US"/>
        </w:rPr>
        <w:t xml:space="preserve">, cultural significance analysis, analysis of conservation status, integrity and authenticity of the asset and their impact on its values, </w:t>
      </w:r>
      <w:r w:rsidRPr="004A78D6">
        <w:rPr>
          <w:rFonts w:cs="Times New Roman"/>
        </w:rPr>
        <w:t>analysis of the asset’s uniqueness, and formulation of a cohesive, complete and evidence-based narrative highlighting the cultural significance of the asset</w:t>
      </w:r>
      <w:r w:rsidRPr="004A78D6">
        <w:rPr>
          <w:rFonts w:cs="Times New Roman"/>
          <w:lang w:val="en-US"/>
        </w:rPr>
        <w:t xml:space="preserve">. When students are prompted to identify context, construct value interpretations, formulate significance claims, and revise narrative directions through feedback across these stages, their learning process moves closer to the active, constructive, and potentially interactive forms of engagement emphasised in the ICAP framework </w:t>
      </w:r>
      <w:sdt>
        <w:sdtPr>
          <w:rPr>
            <w:rFonts w:cs="Times New Roman"/>
            <w:color w:val="000000"/>
            <w:lang w:val="en-US"/>
          </w:rPr>
          <w:tag w:val="MENDELEY_CITATION_v3_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"/>
          <w:id w:val="1158498363"/>
          <w:placeholder>
            <w:docPart w:val="1ACE2958D6AA2F4DABE0838E231F566B"/>
          </w:placeholder>
        </w:sdtPr>
        <w:sdtContent>
          <w:r w:rsidR="00C0075C" w:rsidRPr="00C0075C">
            <w:rPr>
              <w:rFonts w:eastAsia="Times New Roman" w:cs="Times New Roman"/>
              <w:color w:val="000000"/>
            </w:rPr>
            <w:t>(Chi &amp; Wylie, 2014)</w:t>
          </w:r>
        </w:sdtContent>
      </w:sdt>
      <w:r w:rsidRPr="004A78D6">
        <w:rPr>
          <w:rFonts w:cs="Times New Roman"/>
          <w:lang w:val="en-US"/>
        </w:rPr>
        <w:t>. In this sense, the staged design of Cultural InSites does more than divide the task into sequential steps; it guides students to continuously generate, interpret, and refine significance judgments, thereby supporting their movement from surface level understanding toward deeper forms of heritage reasoning.</w:t>
      </w:r>
    </w:p>
    <w:p w14:paraId="369940F7" w14:textId="1D23DF0C" w:rsidR="00DA739B" w:rsidRDefault="00DA739B" w:rsidP="00701820">
      <w:pPr>
        <w:pStyle w:val="ArticleText"/>
        <w:ind w:firstLine="360"/>
        <w:rPr>
          <w:rFonts w:cs="Times New Roman"/>
          <w:lang w:val="en-US"/>
        </w:rPr>
      </w:pPr>
      <w:r w:rsidRPr="00DA739B">
        <w:rPr>
          <w:rFonts w:cs="Times New Roman"/>
          <w:lang w:val="en-US"/>
        </w:rPr>
        <w:t>Although Cognitive Apprenticeship and ICAP explain the learning design, the framework also assumes that heritage significance assessment remains a matter of human judgement. Heritage reasoning is precisely such a practice</w:t>
      </w:r>
      <w:r w:rsidR="00671097">
        <w:rPr>
          <w:rFonts w:cs="Times New Roman"/>
          <w:lang w:val="en-US"/>
        </w:rPr>
        <w:t xml:space="preserve">, and </w:t>
      </w:r>
      <w:r w:rsidRPr="00DA739B">
        <w:rPr>
          <w:rFonts w:cs="Times New Roman"/>
          <w:lang w:val="en-US"/>
        </w:rPr>
        <w:t xml:space="preserve">significance is not mechanically extracted from data but interpreted through judgement, weighing of evidence, sensitivity to context, and awareness of consequences for representation and communication. </w:t>
      </w:r>
      <w:r w:rsidR="00F322CA" w:rsidRPr="00F322CA">
        <w:rPr>
          <w:rFonts w:cs="Times New Roman"/>
          <w:lang w:val="en-US"/>
        </w:rPr>
        <w:t xml:space="preserve">Students are expected to interrogate, refine, and take responsibility for the significance claims that ultimately shape their digital storytelling projects. This reflective dimension ensures that AI-supported learning remains accountable to heritage reasoning rather than collapsing into superficial content generation. In the context of </w:t>
      </w:r>
      <w:r w:rsidR="00A9514C">
        <w:rPr>
          <w:rFonts w:cs="Times New Roman"/>
          <w:lang w:val="en-US"/>
        </w:rPr>
        <w:t xml:space="preserve">our </w:t>
      </w:r>
      <w:r w:rsidR="00F322CA" w:rsidRPr="00F322CA">
        <w:rPr>
          <w:rFonts w:cs="Times New Roman"/>
          <w:lang w:val="en-US"/>
        </w:rPr>
        <w:t>study, human judgement is a constitutive condition of responsible learning and storytelling, not as an optional corrective added after the fact.</w:t>
      </w:r>
    </w:p>
    <w:p w14:paraId="462D6C5C" w14:textId="77777777" w:rsidR="00722BDF" w:rsidRPr="00F322CA" w:rsidRDefault="00722BDF" w:rsidP="00701820">
      <w:pPr>
        <w:pStyle w:val="ArticleText"/>
        <w:ind w:firstLine="360"/>
        <w:rPr>
          <w:rFonts w:cs="Times New Roman"/>
          <w:lang w:val="en-US"/>
        </w:rPr>
      </w:pPr>
    </w:p>
    <w:p w14:paraId="1D467F12" w14:textId="333731DD" w:rsidR="00DA739B" w:rsidRDefault="0052091F" w:rsidP="00DA739B">
      <w:pPr>
        <w:tabs>
          <w:tab w:val="left" w:pos="5171"/>
        </w:tabs>
        <w:jc w:val="both"/>
        <w:rPr>
          <w:rFonts w:ascii="Times New Roman" w:hAnsi="Times New Roman" w:cs="Times New Roman"/>
          <w:lang w:val="en-US"/>
        </w:rPr>
      </w:pPr>
      <w:commentRangeStart w:id="55"/>
      <w:r w:rsidRPr="0070580D">
        <w:rPr>
          <w:rFonts w:ascii="Times New Roman" w:hAnsi="Times New Roman" w:cs="Times New Roman"/>
          <w:lang w:val="en-US"/>
        </w:rPr>
        <w:t>[need to revise</w:t>
      </w:r>
      <w:r w:rsidR="00597D72" w:rsidRPr="0070580D">
        <w:rPr>
          <w:rFonts w:ascii="Times New Roman" w:hAnsi="Times New Roman" w:cs="Times New Roman"/>
          <w:lang w:val="en-US"/>
        </w:rPr>
        <w:t>,</w:t>
      </w:r>
      <w:r w:rsidR="00722BDF" w:rsidRPr="0070580D">
        <w:rPr>
          <w:rFonts w:ascii="Times New Roman" w:hAnsi="Times New Roman" w:cs="Times New Roman"/>
          <w:lang w:val="en-US"/>
        </w:rPr>
        <w:t xml:space="preserve"> plan to add more references</w:t>
      </w:r>
      <w:r w:rsidR="00572D1A" w:rsidRPr="0070580D">
        <w:rPr>
          <w:rFonts w:ascii="Times New Roman" w:hAnsi="Times New Roman" w:cs="Times New Roman"/>
          <w:lang w:val="en-US"/>
        </w:rPr>
        <w:t xml:space="preserve"> such as Schön</w:t>
      </w:r>
      <w:commentRangeEnd w:id="55"/>
      <w:r w:rsidR="000F4483" w:rsidRPr="0070580D">
        <w:rPr>
          <w:rStyle w:val="af3"/>
          <w:rFonts w:ascii="Times New Roman" w:hAnsi="Times New Roman" w:cs="Times New Roman"/>
          <w:sz w:val="24"/>
          <w:szCs w:val="24"/>
          <w:lang w:val="en-US"/>
        </w:rPr>
        <w:commentReference w:id="55"/>
      </w:r>
      <w:r w:rsidR="00572D1A" w:rsidRPr="0070580D">
        <w:rPr>
          <w:rFonts w:ascii="Times New Roman" w:hAnsi="Times New Roman" w:cs="Times New Roman"/>
          <w:lang w:val="en-US"/>
        </w:rPr>
        <w:t xml:space="preserve">’s conception of professional practice as reflective action in situations that are complex, uncertain, and not reducible to technical rules. </w:t>
      </w:r>
      <w:r w:rsidRPr="0070580D">
        <w:rPr>
          <w:rFonts w:ascii="Times New Roman" w:hAnsi="Times New Roman" w:cs="Times New Roman"/>
          <w:lang w:val="en-US"/>
        </w:rPr>
        <w:t>not finish yet]</w:t>
      </w:r>
    </w:p>
    <w:p w14:paraId="6680C6C2" w14:textId="77777777" w:rsidR="00722BDF" w:rsidRPr="00597D72" w:rsidRDefault="00722BDF" w:rsidP="00DA739B">
      <w:pPr>
        <w:tabs>
          <w:tab w:val="left" w:pos="5171"/>
        </w:tabs>
        <w:jc w:val="both"/>
        <w:rPr>
          <w:rFonts w:ascii="Times New Roman" w:hAnsi="Times New Roman" w:cs="Times New Roman"/>
          <w:lang w:val="en-US"/>
        </w:rPr>
      </w:pPr>
    </w:p>
    <w:p w14:paraId="355E2CA0" w14:textId="18BC2FD2" w:rsidR="00003915" w:rsidRPr="00DA739B" w:rsidRDefault="00003915" w:rsidP="00DA739B">
      <w:pPr>
        <w:pStyle w:val="a9"/>
        <w:numPr>
          <w:ilvl w:val="1"/>
          <w:numId w:val="2"/>
        </w:numPr>
        <w:tabs>
          <w:tab w:val="left" w:pos="5171"/>
        </w:tabs>
        <w:jc w:val="both"/>
        <w:rPr>
          <w:rFonts w:cs="Times New Roman"/>
          <w:b/>
          <w:bCs/>
          <w:lang w:val="en-US"/>
        </w:rPr>
      </w:pPr>
      <w:r w:rsidRPr="00F322CA">
        <w:rPr>
          <w:rFonts w:ascii="Times New Roman" w:hAnsi="Times New Roman" w:cs="Times New Roman"/>
          <w:b/>
          <w:bCs/>
          <w:lang w:val="en-US"/>
        </w:rPr>
        <w:t>From Significance</w:t>
      </w:r>
      <w:r w:rsidRPr="00DA739B">
        <w:rPr>
          <w:rFonts w:ascii="Times New Roman" w:hAnsi="Times New Roman" w:cs="Times New Roman"/>
          <w:b/>
          <w:bCs/>
          <w:lang w:val="en-US"/>
        </w:rPr>
        <w:t xml:space="preserve"> Reasoning to Storytelling Quality</w:t>
      </w:r>
    </w:p>
    <w:p w14:paraId="78E2C4A6" w14:textId="145921E6" w:rsidR="00003915" w:rsidRDefault="00003915" w:rsidP="00003915">
      <w:pPr>
        <w:pStyle w:val="ArticleText"/>
        <w:rPr>
          <w:rFonts w:cs="Times New Roman"/>
          <w:lang w:val="en-US"/>
        </w:rPr>
      </w:pPr>
      <w:del w:id="56" w:author="Yael Alef" w:date="2026-05-24T19:40:00Z" w16du:dateUtc="2026-05-24T16:40:00Z">
        <w:r w:rsidRPr="00553515" w:rsidDel="00553515">
          <w:rPr>
            <w:rFonts w:cs="Times New Roman"/>
            <w:highlight w:val="yellow"/>
            <w:lang w:val="en-US"/>
            <w:rPrChange w:id="57" w:author="Yael Alef" w:date="2026-05-24T19:41:00Z" w16du:dateUtc="2026-05-24T16:41:00Z">
              <w:rPr>
                <w:rFonts w:cs="Times New Roman"/>
                <w:lang w:val="en-US"/>
              </w:rPr>
            </w:rPrChange>
          </w:rPr>
          <w:delText>Cultural</w:delText>
        </w:r>
        <w:r w:rsidRPr="00553515" w:rsidDel="00553515">
          <w:rPr>
            <w:rFonts w:cs="Times New Roman" w:hint="eastAsia"/>
            <w:highlight w:val="yellow"/>
            <w:lang w:val="en-US"/>
            <w:rPrChange w:id="58" w:author="Yael Alef" w:date="2026-05-24T19:41:00Z" w16du:dateUtc="2026-05-24T16:41:00Z">
              <w:rPr>
                <w:rFonts w:cs="Times New Roman" w:hint="eastAsia"/>
                <w:lang w:val="en-US"/>
              </w:rPr>
            </w:rPrChange>
          </w:rPr>
          <w:delText xml:space="preserve"> </w:delText>
        </w:r>
      </w:del>
      <w:ins w:id="59" w:author="Yael Alef" w:date="2026-05-24T19:40:00Z" w16du:dateUtc="2026-05-24T16:40:00Z">
        <w:r w:rsidR="00553515" w:rsidRPr="00553515">
          <w:rPr>
            <w:rFonts w:cs="Times New Roman"/>
            <w:highlight w:val="yellow"/>
            <w:lang w:val="en-US"/>
            <w:rPrChange w:id="60" w:author="Yael Alef" w:date="2026-05-24T19:41:00Z" w16du:dateUtc="2026-05-24T16:41:00Z">
              <w:rPr>
                <w:rFonts w:cs="Times New Roman"/>
                <w:lang w:val="en-US"/>
              </w:rPr>
            </w:rPrChange>
          </w:rPr>
          <w:t>Cultural InSites primarily informs conservation decision-making; the same groundwork also supports the development of storytelling structures that remain accountable to heritage values, as it is open to adjacent creative domains, giving the workflow transfer potential</w:t>
        </w:r>
      </w:ins>
      <w:del w:id="61" w:author="Yael Alef" w:date="2026-05-24T19:40:00Z" w16du:dateUtc="2026-05-24T16:40:00Z">
        <w:r w:rsidDel="00553515">
          <w:rPr>
            <w:rFonts w:cs="Times New Roman"/>
            <w:lang w:val="en-US"/>
          </w:rPr>
          <w:delText>In</w:delText>
        </w:r>
        <w:r w:rsidRPr="00592A26" w:rsidDel="00553515">
          <w:rPr>
            <w:rFonts w:cs="Times New Roman"/>
            <w:lang w:val="en-US"/>
          </w:rPr>
          <w:delText>sites</w:delText>
        </w:r>
        <w:r w:rsidDel="00553515">
          <w:rPr>
            <w:rFonts w:cs="Times New Roman"/>
            <w:lang w:val="en-US"/>
          </w:rPr>
          <w:delText xml:space="preserve"> supports the development of storytelling structures that remain accountable to heritage values, as is built for conservation but open to adjacent creative domains, giving the workflow transfer potential</w:delText>
        </w:r>
      </w:del>
      <w:r>
        <w:rPr>
          <w:rFonts w:cs="Times New Roman"/>
          <w:lang w:val="en-US"/>
        </w:rPr>
        <w:t xml:space="preserve">. Heritage storytelling requires that narrative choices be grounded in defensible claim about the significance of a heritage place. This framework therefore also treats digital heritage storytelling as an applied form of significance reasoning. Students are expected to transform contextual and value-based understanding into effective narrative direction and affective framing. </w:t>
      </w:r>
      <w:commentRangeStart w:id="62"/>
      <w:r>
        <w:rPr>
          <w:rFonts w:cs="Times New Roman"/>
          <w:lang w:val="en-US"/>
        </w:rPr>
        <w:t>Cultural InSite</w:t>
      </w:r>
      <w:r w:rsidR="00E57344">
        <w:rPr>
          <w:rFonts w:cs="Times New Roman"/>
          <w:lang w:val="en-US"/>
        </w:rPr>
        <w:t xml:space="preserve">s </w:t>
      </w:r>
      <w:r>
        <w:rPr>
          <w:rFonts w:cs="Times New Roman"/>
          <w:lang w:val="en-US"/>
        </w:rPr>
        <w:t xml:space="preserve">is designed to help our students </w:t>
      </w:r>
      <w:r w:rsidRPr="00BB40B4">
        <w:rPr>
          <w:rFonts w:cs="Times New Roman"/>
          <w:lang w:val="en-US"/>
        </w:rPr>
        <w:t xml:space="preserve">understand </w:t>
      </w:r>
      <w:r>
        <w:rPr>
          <w:rFonts w:cs="Times New Roman"/>
          <w:lang w:val="en-US"/>
        </w:rPr>
        <w:t xml:space="preserve">the </w:t>
      </w:r>
      <w:del w:id="63" w:author="Yael Alef" w:date="2026-05-24T19:40:00Z" w16du:dateUtc="2026-05-24T16:40:00Z">
        <w:r w:rsidRPr="00BB40B4" w:rsidDel="00553515">
          <w:rPr>
            <w:rFonts w:cs="Times New Roman"/>
            <w:lang w:val="en-US"/>
          </w:rPr>
          <w:delText>significance</w:delText>
        </w:r>
      </w:del>
      <w:ins w:id="64" w:author="Yael Alef" w:date="2026-05-24T19:40:00Z" w16du:dateUtc="2026-05-24T16:40:00Z">
        <w:r w:rsidR="00553515" w:rsidRPr="00BB40B4">
          <w:rPr>
            <w:rFonts w:cs="Times New Roman"/>
            <w:lang w:val="en-US"/>
          </w:rPr>
          <w:t xml:space="preserve">significance </w:t>
        </w:r>
      </w:ins>
      <w:del w:id="65" w:author="Yael Alef" w:date="2026-05-24T19:40:00Z" w16du:dateUtc="2026-05-24T16:40:00Z">
        <w:r w:rsidRPr="00BB40B4" w:rsidDel="00553515">
          <w:rPr>
            <w:rFonts w:cs="Times New Roman"/>
            <w:lang w:val="en-US"/>
          </w:rPr>
          <w:delText xml:space="preserve"> </w:delText>
        </w:r>
      </w:del>
      <w:r w:rsidRPr="00BB40B4">
        <w:rPr>
          <w:rFonts w:cs="Times New Roman"/>
          <w:lang w:val="en-US"/>
        </w:rPr>
        <w:t>assessmen</w:t>
      </w:r>
      <w:r>
        <w:rPr>
          <w:rFonts w:cs="Times New Roman"/>
          <w:lang w:val="en-US"/>
        </w:rPr>
        <w:t>t and t</w:t>
      </w:r>
      <w:r w:rsidRPr="00BB40B4">
        <w:rPr>
          <w:rFonts w:cs="Times New Roman" w:hint="eastAsia"/>
          <w:lang w:val="en-US"/>
        </w:rPr>
        <w:t>r</w:t>
      </w:r>
      <w:r w:rsidRPr="00BB40B4">
        <w:rPr>
          <w:rFonts w:cs="Times New Roman"/>
          <w:lang w:val="en-US"/>
        </w:rPr>
        <w:t>ansfer th</w:t>
      </w:r>
      <w:r>
        <w:rPr>
          <w:rFonts w:cs="Times New Roman"/>
          <w:lang w:val="en-US"/>
        </w:rPr>
        <w:t xml:space="preserve">e </w:t>
      </w:r>
      <w:r w:rsidRPr="00BB40B4">
        <w:rPr>
          <w:rFonts w:cs="Times New Roman"/>
          <w:lang w:val="en-US"/>
        </w:rPr>
        <w:t>understanding into project frameworks for</w:t>
      </w:r>
      <w:r>
        <w:rPr>
          <w:rFonts w:cs="Times New Roman"/>
          <w:lang w:val="en-US"/>
        </w:rPr>
        <w:t xml:space="preserve"> digital</w:t>
      </w:r>
      <w:r w:rsidRPr="00BB40B4">
        <w:rPr>
          <w:rFonts w:cs="Times New Roman"/>
          <w:lang w:val="en-US"/>
        </w:rPr>
        <w:t xml:space="preserve"> storytelling.</w:t>
      </w:r>
      <w:commentRangeEnd w:id="62"/>
      <w:r w:rsidR="00553515">
        <w:rPr>
          <w:rStyle w:val="af3"/>
          <w:rFonts w:cs="Times New Roman"/>
          <w:sz w:val="24"/>
          <w:szCs w:val="24"/>
          <w:lang w:val="en-US"/>
        </w:rPr>
        <w:commentReference w:id="62"/>
      </w:r>
      <w:r>
        <w:rPr>
          <w:rFonts w:cs="Times New Roman"/>
          <w:lang w:val="en-US"/>
        </w:rPr>
        <w:t xml:space="preserve"> </w:t>
      </w:r>
    </w:p>
    <w:p w14:paraId="2E9EFBEF" w14:textId="4CBF7095" w:rsidR="00003915" w:rsidRDefault="00003915" w:rsidP="00003915">
      <w:pPr>
        <w:pStyle w:val="ArticleText"/>
        <w:rPr>
          <w:rFonts w:cs="Times New Roman"/>
          <w:lang w:val="en-US"/>
        </w:rPr>
      </w:pPr>
      <w:r>
        <w:rPr>
          <w:rFonts w:cs="Times New Roman"/>
          <w:lang w:val="en-US"/>
        </w:rPr>
        <w:t>Our</w:t>
      </w:r>
      <w:r w:rsidRPr="001C355A">
        <w:rPr>
          <w:rFonts w:cs="Times New Roman"/>
          <w:lang w:val="en-US"/>
        </w:rPr>
        <w:t xml:space="preserve"> study </w:t>
      </w:r>
      <w:r>
        <w:rPr>
          <w:rFonts w:cs="Times New Roman"/>
          <w:lang w:val="en-US"/>
        </w:rPr>
        <w:t>perceives</w:t>
      </w:r>
      <w:r w:rsidRPr="001C355A">
        <w:rPr>
          <w:rFonts w:cs="Times New Roman"/>
          <w:lang w:val="en-US"/>
        </w:rPr>
        <w:t xml:space="preserve"> digital heritage storytelling quality as involving at least three interrelated dimensions</w:t>
      </w:r>
      <w:r>
        <w:rPr>
          <w:rFonts w:cs="Times New Roman"/>
          <w:lang w:val="en-US"/>
        </w:rPr>
        <w:t>:</w:t>
      </w:r>
      <w:r w:rsidRPr="001C355A">
        <w:rPr>
          <w:rFonts w:cs="Times New Roman"/>
          <w:lang w:val="en-US"/>
        </w:rPr>
        <w:t xml:space="preserve"> contextual grounding, interpretive responsibility, and narrative coherence. Contextual grounding refers to the extent to which story theme and design choices are based on defensible </w:t>
      </w:r>
      <w:r>
        <w:rPr>
          <w:rFonts w:cs="Times New Roman"/>
          <w:lang w:val="en-US"/>
        </w:rPr>
        <w:t xml:space="preserve">heritage </w:t>
      </w:r>
      <w:r w:rsidRPr="001C355A">
        <w:rPr>
          <w:rFonts w:cs="Times New Roman"/>
          <w:lang w:val="en-US"/>
        </w:rPr>
        <w:t xml:space="preserve">significance claims. Interpretive responsibility </w:t>
      </w:r>
      <w:r>
        <w:rPr>
          <w:rFonts w:cs="Times New Roman"/>
          <w:lang w:val="en-US"/>
        </w:rPr>
        <w:t>indicates</w:t>
      </w:r>
      <w:r w:rsidRPr="001C355A">
        <w:rPr>
          <w:rFonts w:cs="Times New Roman"/>
          <w:lang w:val="en-US"/>
        </w:rPr>
        <w:t xml:space="preserve"> whether </w:t>
      </w:r>
      <w:r>
        <w:rPr>
          <w:rFonts w:cs="Times New Roman"/>
          <w:lang w:val="en-US"/>
        </w:rPr>
        <w:t xml:space="preserve">students’ </w:t>
      </w:r>
      <w:r w:rsidRPr="001C355A">
        <w:rPr>
          <w:rFonts w:cs="Times New Roman"/>
          <w:lang w:val="en-US"/>
        </w:rPr>
        <w:t>project respects historical, cultural, and value</w:t>
      </w:r>
      <w:r>
        <w:rPr>
          <w:rFonts w:cs="Times New Roman"/>
          <w:lang w:val="en-US"/>
        </w:rPr>
        <w:t xml:space="preserve"> </w:t>
      </w:r>
      <w:r w:rsidRPr="001C355A">
        <w:rPr>
          <w:rFonts w:cs="Times New Roman"/>
          <w:lang w:val="en-US"/>
        </w:rPr>
        <w:t>related complexity of heritage site</w:t>
      </w:r>
      <w:r>
        <w:rPr>
          <w:rFonts w:cs="Times New Roman"/>
          <w:lang w:val="en-US"/>
        </w:rPr>
        <w:t>s</w:t>
      </w:r>
      <w:r w:rsidRPr="001C355A">
        <w:rPr>
          <w:rFonts w:cs="Times New Roman"/>
          <w:lang w:val="en-US"/>
        </w:rPr>
        <w:t xml:space="preserve"> rather than reducing it </w:t>
      </w:r>
      <w:r w:rsidRPr="001C355A">
        <w:rPr>
          <w:rFonts w:cs="Times New Roman"/>
          <w:lang w:val="en-US"/>
        </w:rPr>
        <w:lastRenderedPageBreak/>
        <w:t xml:space="preserve">to spectacle or </w:t>
      </w:r>
      <w:r>
        <w:rPr>
          <w:rFonts w:cs="Times New Roman"/>
          <w:lang w:val="en-US"/>
        </w:rPr>
        <w:t>superficial/</w:t>
      </w:r>
      <w:r w:rsidRPr="001C355A">
        <w:rPr>
          <w:rFonts w:cs="Times New Roman"/>
          <w:lang w:val="en-US"/>
        </w:rPr>
        <w:t>surface attractiveness. Narrative coherence</w:t>
      </w:r>
      <w:r>
        <w:rPr>
          <w:rFonts w:cs="Times New Roman"/>
          <w:lang w:val="en-US"/>
        </w:rPr>
        <w:t xml:space="preserve"> concerns</w:t>
      </w:r>
      <w:r w:rsidRPr="001C355A">
        <w:rPr>
          <w:rFonts w:cs="Times New Roman"/>
          <w:lang w:val="en-US"/>
        </w:rPr>
        <w:t xml:space="preserve"> </w:t>
      </w:r>
      <w:r>
        <w:rPr>
          <w:rFonts w:cs="Times New Roman"/>
          <w:lang w:val="en-US"/>
        </w:rPr>
        <w:t xml:space="preserve">whether </w:t>
      </w:r>
      <w:r w:rsidRPr="001C355A">
        <w:rPr>
          <w:rFonts w:cs="Times New Roman"/>
          <w:lang w:val="en-US"/>
        </w:rPr>
        <w:t xml:space="preserve">the project successfully translates </w:t>
      </w:r>
      <w:r>
        <w:rPr>
          <w:rFonts w:cs="Times New Roman"/>
          <w:lang w:val="en-US"/>
        </w:rPr>
        <w:t xml:space="preserve">the </w:t>
      </w:r>
      <w:r w:rsidRPr="001C355A">
        <w:rPr>
          <w:rFonts w:cs="Times New Roman"/>
          <w:lang w:val="en-US"/>
        </w:rPr>
        <w:t xml:space="preserve">significance reasoning into </w:t>
      </w:r>
      <w:r>
        <w:rPr>
          <w:rFonts w:cs="Times New Roman"/>
          <w:lang w:val="en-US"/>
        </w:rPr>
        <w:t xml:space="preserve">a </w:t>
      </w:r>
      <w:r w:rsidRPr="001C355A">
        <w:rPr>
          <w:rFonts w:cs="Times New Roman"/>
          <w:lang w:val="en-US"/>
        </w:rPr>
        <w:t xml:space="preserve">meaningful story structure. Under this view, storytelling becomes a form of applied </w:t>
      </w:r>
      <w:r>
        <w:rPr>
          <w:rFonts w:cs="Times New Roman"/>
          <w:lang w:val="en-US"/>
        </w:rPr>
        <w:t>heritage</w:t>
      </w:r>
      <w:r w:rsidRPr="001C355A">
        <w:rPr>
          <w:rFonts w:cs="Times New Roman"/>
          <w:lang w:val="en-US"/>
        </w:rPr>
        <w:t xml:space="preserve"> significance reasoning.</w:t>
      </w:r>
    </w:p>
    <w:p w14:paraId="4C776E77" w14:textId="3C7D6109" w:rsidR="00F16A0A" w:rsidRDefault="00003915" w:rsidP="00EC4CE5">
      <w:pPr>
        <w:pStyle w:val="ArticleText"/>
        <w:rPr>
          <w:rFonts w:cs="Times New Roman"/>
          <w:lang w:val="en-US"/>
        </w:rPr>
      </w:pPr>
      <w:r>
        <w:rPr>
          <w:rFonts w:cs="Times New Roman"/>
          <w:lang w:val="en-US"/>
        </w:rPr>
        <w:t xml:space="preserve">Furthermore, to </w:t>
      </w:r>
      <w:r w:rsidRPr="009E1DCA">
        <w:rPr>
          <w:rFonts w:cs="Times New Roman"/>
          <w:lang w:val="en-US"/>
        </w:rPr>
        <w:t xml:space="preserve">connect </w:t>
      </w:r>
      <w:r>
        <w:rPr>
          <w:rFonts w:cs="Times New Roman"/>
          <w:lang w:val="en-US"/>
        </w:rPr>
        <w:t xml:space="preserve">the </w:t>
      </w:r>
      <w:r w:rsidRPr="009E1DCA">
        <w:rPr>
          <w:rFonts w:cs="Times New Roman"/>
          <w:lang w:val="en-US"/>
        </w:rPr>
        <w:t>significance reasoning to digital storytelling outcomes, this study</w:t>
      </w:r>
      <w:r>
        <w:rPr>
          <w:rFonts w:cs="Times New Roman"/>
          <w:lang w:val="en-US"/>
        </w:rPr>
        <w:t xml:space="preserve"> also </w:t>
      </w:r>
      <w:r w:rsidRPr="009E1DCA">
        <w:rPr>
          <w:rFonts w:cs="Times New Roman"/>
          <w:lang w:val="en-US"/>
        </w:rPr>
        <w:t>treats digital heritage storytelling as an interpretive experience shaped by emotional and experiential engagement.</w:t>
      </w:r>
      <w:r>
        <w:rPr>
          <w:rFonts w:cs="Times New Roman"/>
          <w:lang w:val="en-US"/>
        </w:rPr>
        <w:t xml:space="preserve"> T</w:t>
      </w:r>
      <w:r w:rsidRPr="008B1F40">
        <w:rPr>
          <w:rFonts w:cs="Times New Roman"/>
          <w:lang w:val="en-US"/>
        </w:rPr>
        <w:t xml:space="preserve">o ground digital storytelling evaluation in heritage settings, </w:t>
      </w:r>
      <w:r>
        <w:rPr>
          <w:rFonts w:cs="Times New Roman" w:hint="eastAsia"/>
          <w:lang w:val="en-US"/>
        </w:rPr>
        <w:t>we</w:t>
      </w:r>
      <w:r>
        <w:rPr>
          <w:rFonts w:cs="Times New Roman"/>
          <w:lang w:val="en-US"/>
        </w:rPr>
        <w:t xml:space="preserve"> </w:t>
      </w:r>
      <w:r w:rsidRPr="008B1F40">
        <w:rPr>
          <w:rFonts w:cs="Times New Roman"/>
          <w:lang w:val="en-US"/>
        </w:rPr>
        <w:t>draw on</w:t>
      </w:r>
      <w:r>
        <w:rPr>
          <w:rFonts w:cs="Times New Roman" w:hint="eastAsia"/>
          <w:lang w:val="en-US"/>
        </w:rPr>
        <w:t xml:space="preserve"> </w:t>
      </w:r>
      <w:r>
        <w:rPr>
          <w:rFonts w:cs="Times New Roman"/>
          <w:lang w:val="en-US"/>
        </w:rPr>
        <w:t>related</w:t>
      </w:r>
      <w:r w:rsidRPr="008B1F40">
        <w:rPr>
          <w:rFonts w:cs="Times New Roman"/>
          <w:lang w:val="en-US"/>
        </w:rPr>
        <w:t xml:space="preserve"> heritage digital storytelling research that explicitly addresses how narrative experiences can strengthen visitor connections while maintaining interpretive responsibility</w:t>
      </w:r>
      <w:r>
        <w:rPr>
          <w:rFonts w:cs="Times New Roman"/>
          <w:lang w:val="en-US"/>
        </w:rPr>
        <w:t xml:space="preserve"> of heritage</w:t>
      </w:r>
      <w:r w:rsidRPr="008B1F40">
        <w:rPr>
          <w:rFonts w:cs="Times New Roman"/>
          <w:lang w:val="en-US"/>
        </w:rPr>
        <w:t>. Economou</w:t>
      </w:r>
      <w:r>
        <w:rPr>
          <w:rFonts w:cs="Times New Roman"/>
          <w:lang w:val="en-US"/>
        </w:rPr>
        <w:t xml:space="preserve"> et al. </w:t>
      </w:r>
      <w:sdt>
        <w:sdtPr>
          <w:rPr>
            <w:rFonts w:cs="Times New Roman"/>
            <w:color w:val="000000"/>
            <w:lang w:val="en-US"/>
          </w:rPr>
          <w:tag w:val="MENDELEY_CITATION_v3_eyJjaXRhdGlvbklEIjoiTUVOREVMRVlfQ0lUQVRJT05fZGNjMGQ3NzItM2UzMC00MGFjLWFiZDQtNmI5ZjQ4ODAyNjdj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"/>
          <w:id w:val="985975492"/>
          <w:placeholder>
            <w:docPart w:val="3BDA7AA23CFCCF4DA44FF28044C318BC"/>
          </w:placeholder>
        </w:sdtPr>
        <w:sdtContent>
          <w:r w:rsidR="00C0075C" w:rsidRPr="00C0075C">
            <w:rPr>
              <w:rFonts w:cs="Times New Roman"/>
              <w:color w:val="000000"/>
              <w:lang w:val="en-US"/>
            </w:rPr>
            <w:t>(2025)</w:t>
          </w:r>
        </w:sdtContent>
      </w:sdt>
      <w:r>
        <w:rPr>
          <w:rFonts w:cs="Times New Roman"/>
          <w:lang w:val="en-US"/>
        </w:rPr>
        <w:t xml:space="preserve"> </w:t>
      </w:r>
      <w:r w:rsidRPr="002C4981">
        <w:rPr>
          <w:rFonts w:cs="Times New Roman"/>
          <w:lang w:val="en-US"/>
        </w:rPr>
        <w:t xml:space="preserve">argue that </w:t>
      </w:r>
      <w:r>
        <w:rPr>
          <w:rFonts w:cs="Times New Roman" w:hint="eastAsia"/>
          <w:lang w:val="en-US"/>
        </w:rPr>
        <w:t>while</w:t>
      </w:r>
      <w:r>
        <w:rPr>
          <w:rFonts w:cs="Times New Roman"/>
          <w:lang w:val="en-US"/>
        </w:rPr>
        <w:t xml:space="preserve"> </w:t>
      </w:r>
      <w:r w:rsidRPr="002C4981">
        <w:rPr>
          <w:rFonts w:cs="Times New Roman"/>
          <w:lang w:val="en-US"/>
        </w:rPr>
        <w:t>museums</w:t>
      </w:r>
      <w:r>
        <w:rPr>
          <w:rFonts w:cs="Times New Roman"/>
          <w:lang w:val="en-US"/>
        </w:rPr>
        <w:t xml:space="preserve"> increasingly acknowledge the importance of</w:t>
      </w:r>
      <w:r w:rsidRPr="002C4981">
        <w:rPr>
          <w:rFonts w:cs="Times New Roman"/>
          <w:lang w:val="en-US"/>
        </w:rPr>
        <w:t xml:space="preserve"> emotional engagement </w:t>
      </w:r>
      <w:r>
        <w:rPr>
          <w:rFonts w:cs="Times New Roman"/>
          <w:lang w:val="en-US"/>
        </w:rPr>
        <w:t>in</w:t>
      </w:r>
      <w:r w:rsidRPr="002C4981">
        <w:rPr>
          <w:rFonts w:cs="Times New Roman"/>
          <w:lang w:val="en-US"/>
        </w:rPr>
        <w:t xml:space="preserve"> visitor experience</w:t>
      </w:r>
      <w:r>
        <w:rPr>
          <w:rFonts w:cs="Times New Roman"/>
          <w:lang w:val="en-US"/>
        </w:rPr>
        <w:t xml:space="preserve">, </w:t>
      </w:r>
      <w:r w:rsidRPr="002C4981">
        <w:rPr>
          <w:rFonts w:cs="Times New Roman"/>
          <w:lang w:val="en-US"/>
        </w:rPr>
        <w:t>systematic methodological frameworks for designing and evaluating digital storytelling that fosters affective connection</w:t>
      </w:r>
      <w:r>
        <w:rPr>
          <w:rFonts w:cs="Times New Roman"/>
          <w:lang w:val="en-US"/>
        </w:rPr>
        <w:t xml:space="preserve"> still remain limited and</w:t>
      </w:r>
      <w:r w:rsidRPr="00C94EB0">
        <w:rPr>
          <w:rFonts w:cs="Times New Roman"/>
          <w:lang w:val="en-US"/>
        </w:rPr>
        <w:t xml:space="preserve"> digital heritage evaluation has often been dominated by usability-focused assessment</w:t>
      </w:r>
      <w:r>
        <w:rPr>
          <w:rFonts w:cs="Times New Roman"/>
          <w:lang w:val="en-US"/>
        </w:rPr>
        <w:t xml:space="preserve">; they </w:t>
      </w:r>
      <w:r w:rsidRPr="008B1F40">
        <w:rPr>
          <w:rFonts w:cs="Times New Roman"/>
          <w:lang w:val="en-US"/>
        </w:rPr>
        <w:t>propose and test a methodological framework for designing and evaluating emotionally resonant digital narratives in museums, emphasizing both engagement and interpretive integrity in heritage storytelling</w:t>
      </w:r>
      <w:r>
        <w:rPr>
          <w:rFonts w:cs="Times New Roman"/>
          <w:lang w:val="en-US"/>
        </w:rPr>
        <w:t>, as well as balancing h</w:t>
      </w:r>
      <w:r w:rsidRPr="006A73CE">
        <w:rPr>
          <w:rFonts w:cs="Times New Roman"/>
          <w:lang w:val="en-US"/>
        </w:rPr>
        <w:t>istorical accuracy</w:t>
      </w:r>
      <w:r>
        <w:rPr>
          <w:rFonts w:cs="Times New Roman"/>
          <w:lang w:val="en-US"/>
        </w:rPr>
        <w:t xml:space="preserve"> </w:t>
      </w:r>
      <w:r w:rsidRPr="006A73CE">
        <w:rPr>
          <w:rFonts w:cs="Times New Roman"/>
          <w:lang w:val="en-US"/>
        </w:rPr>
        <w:t>with emotional storytelling</w:t>
      </w:r>
      <w:r>
        <w:rPr>
          <w:rFonts w:cs="Times New Roman"/>
          <w:lang w:val="en-US"/>
        </w:rPr>
        <w:t xml:space="preserve"> </w:t>
      </w:r>
      <w:sdt>
        <w:sdtPr>
          <w:rPr>
            <w:rFonts w:cs="Times New Roman"/>
            <w:color w:val="000000"/>
            <w:lang w:val="en-US"/>
          </w:rPr>
          <w:tag w:val="MENDELEY_CITATION_v3_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"/>
          <w:id w:val="-1484928462"/>
          <w:placeholder>
            <w:docPart w:val="3BDA7AA23CFCCF4DA44FF28044C318BC"/>
          </w:placeholder>
        </w:sdtPr>
        <w:sdtContent>
          <w:r w:rsidR="00C0075C" w:rsidRPr="00C0075C">
            <w:rPr>
              <w:rFonts w:cs="Times New Roman"/>
              <w:color w:val="000000"/>
              <w:lang w:val="en-US"/>
            </w:rPr>
            <w:t>(Economou et al., 2025)</w:t>
          </w:r>
        </w:sdtContent>
      </w:sdt>
      <w:r>
        <w:rPr>
          <w:rFonts w:cs="Times New Roman"/>
          <w:lang w:val="en-US"/>
        </w:rPr>
        <w:t xml:space="preserve">. </w:t>
      </w:r>
      <w:r w:rsidRPr="000A6AFD">
        <w:rPr>
          <w:rFonts w:cs="Times New Roman"/>
          <w:lang w:val="en-US"/>
        </w:rPr>
        <w:t>This framing</w:t>
      </w:r>
      <w:r w:rsidRPr="00636A4F">
        <w:rPr>
          <w:rFonts w:cs="Times New Roman"/>
          <w:lang w:val="en-US"/>
        </w:rPr>
        <w:t xml:space="preserve"> supports</w:t>
      </w:r>
      <w:r>
        <w:rPr>
          <w:rFonts w:cs="Times New Roman" w:hint="eastAsia"/>
          <w:lang w:val="en-US"/>
        </w:rPr>
        <w:t xml:space="preserve"> </w:t>
      </w:r>
      <w:r>
        <w:rPr>
          <w:rFonts w:cs="Times New Roman"/>
          <w:lang w:val="en-US"/>
        </w:rPr>
        <w:t>the idea</w:t>
      </w:r>
      <w:r w:rsidRPr="00636A4F">
        <w:rPr>
          <w:rFonts w:cs="Times New Roman"/>
          <w:lang w:val="en-US"/>
        </w:rPr>
        <w:t xml:space="preserve"> </w:t>
      </w:r>
      <w:r>
        <w:rPr>
          <w:rFonts w:cs="Times New Roman"/>
          <w:lang w:val="en-US"/>
        </w:rPr>
        <w:t xml:space="preserve">that </w:t>
      </w:r>
      <w:r w:rsidRPr="00636A4F">
        <w:rPr>
          <w:rFonts w:cs="Times New Roman"/>
          <w:lang w:val="en-US"/>
        </w:rPr>
        <w:t xml:space="preserve">stage usefulness and guided reasoning checkpoints </w:t>
      </w:r>
      <w:r>
        <w:rPr>
          <w:rFonts w:cs="Times New Roman"/>
          <w:lang w:val="en-US"/>
        </w:rPr>
        <w:t xml:space="preserve">can be </w:t>
      </w:r>
      <w:r w:rsidRPr="00636A4F">
        <w:rPr>
          <w:rFonts w:cs="Times New Roman"/>
          <w:lang w:val="en-US"/>
        </w:rPr>
        <w:t>pedagogically relevant design elements rather than interface features</w:t>
      </w:r>
      <w:r>
        <w:rPr>
          <w:rFonts w:cs="Times New Roman"/>
          <w:lang w:val="en-US"/>
        </w:rPr>
        <w:t>. T</w:t>
      </w:r>
      <w:r w:rsidRPr="00636A4F">
        <w:rPr>
          <w:rFonts w:cs="Times New Roman"/>
          <w:lang w:val="en-US"/>
        </w:rPr>
        <w:t>he quality of heritage storytelling depends on how</w:t>
      </w:r>
      <w:r>
        <w:rPr>
          <w:rFonts w:cs="Times New Roman"/>
          <w:lang w:val="en-US"/>
        </w:rPr>
        <w:t xml:space="preserve"> the </w:t>
      </w:r>
      <w:r w:rsidRPr="00636A4F">
        <w:rPr>
          <w:rFonts w:cs="Times New Roman"/>
          <w:lang w:val="en-US"/>
        </w:rPr>
        <w:t xml:space="preserve">narratives connect </w:t>
      </w:r>
      <w:r>
        <w:rPr>
          <w:rFonts w:cs="Times New Roman"/>
          <w:lang w:val="en-US"/>
        </w:rPr>
        <w:t xml:space="preserve">to cultural and historical </w:t>
      </w:r>
      <w:r w:rsidRPr="00636A4F">
        <w:rPr>
          <w:rFonts w:cs="Times New Roman"/>
          <w:lang w:val="en-US"/>
        </w:rPr>
        <w:t>objects,</w:t>
      </w:r>
      <w:r>
        <w:rPr>
          <w:rFonts w:cs="Times New Roman"/>
          <w:lang w:val="en-US"/>
        </w:rPr>
        <w:t xml:space="preserve"> </w:t>
      </w:r>
      <w:r w:rsidRPr="00636A4F">
        <w:rPr>
          <w:rFonts w:cs="Times New Roman"/>
          <w:lang w:val="en-US"/>
        </w:rPr>
        <w:t>contexts, and meanings in ways that remain responsible</w:t>
      </w:r>
      <w:r>
        <w:rPr>
          <w:rFonts w:cs="Times New Roman"/>
          <w:lang w:val="en-US"/>
        </w:rPr>
        <w:t xml:space="preserve"> and comprehensible. </w:t>
      </w:r>
      <w:r w:rsidRPr="00A26870">
        <w:rPr>
          <w:rFonts w:cs="Times New Roman"/>
          <w:lang w:val="en-US"/>
        </w:rPr>
        <w:t>The contribution of Cultural</w:t>
      </w:r>
      <w:r>
        <w:rPr>
          <w:rFonts w:cs="Times New Roman" w:hint="eastAsia"/>
          <w:lang w:val="en-US"/>
        </w:rPr>
        <w:t xml:space="preserve"> </w:t>
      </w:r>
      <w:r w:rsidRPr="00A26870">
        <w:rPr>
          <w:rFonts w:cs="Times New Roman"/>
          <w:lang w:val="en-US"/>
        </w:rPr>
        <w:t>InSites is therefore at the level of helping students connect heritage reasoning to narrative decisions</w:t>
      </w:r>
      <w:r>
        <w:rPr>
          <w:rFonts w:cs="Times New Roman"/>
          <w:lang w:val="en-US"/>
        </w:rPr>
        <w:t xml:space="preserve"> through staged</w:t>
      </w:r>
      <w:r w:rsidRPr="00A26870">
        <w:t xml:space="preserve"> </w:t>
      </w:r>
      <w:r w:rsidRPr="00A26870">
        <w:rPr>
          <w:rFonts w:cs="Times New Roman"/>
          <w:lang w:val="en-US"/>
        </w:rPr>
        <w:t>reasoning process</w:t>
      </w:r>
      <w:r>
        <w:rPr>
          <w:rFonts w:cs="Times New Roman"/>
          <w:lang w:val="en-US"/>
        </w:rPr>
        <w:t xml:space="preserve"> for heritage</w:t>
      </w:r>
      <w:r w:rsidRPr="00A26870">
        <w:rPr>
          <w:rFonts w:cs="Times New Roman"/>
          <w:lang w:val="en-US"/>
        </w:rPr>
        <w:t>.</w:t>
      </w:r>
    </w:p>
    <w:p w14:paraId="4DE7D5A8" w14:textId="77777777" w:rsidR="00F16A0A" w:rsidRPr="00A00ABF" w:rsidRDefault="00F16A0A" w:rsidP="00003915">
      <w:pPr>
        <w:pStyle w:val="ArticleText"/>
        <w:rPr>
          <w:rFonts w:cs="Times New Roman"/>
          <w:b/>
          <w:bCs/>
          <w:kern w:val="2"/>
          <w:lang w:val="en-US"/>
        </w:rPr>
      </w:pPr>
    </w:p>
    <w:p w14:paraId="03F6408B" w14:textId="2059039D" w:rsidR="00A00ABF" w:rsidRDefault="00F16A0A" w:rsidP="00CA4064">
      <w:pPr>
        <w:pStyle w:val="1"/>
        <w:numPr>
          <w:ilvl w:val="0"/>
          <w:numId w:val="2"/>
        </w:numPr>
        <w:spacing w:before="80"/>
        <w:ind w:left="432" w:hanging="432"/>
        <w:rPr>
          <w:rFonts w:ascii="Times New Roman" w:hAnsi="Times New Roman" w:cs="Times New Roman"/>
          <w:b/>
          <w:color w:val="auto"/>
          <w:sz w:val="28"/>
        </w:rPr>
      </w:pPr>
      <w:commentRangeStart w:id="66"/>
      <w:r w:rsidRPr="00602653">
        <w:rPr>
          <w:rFonts w:ascii="Times New Roman" w:hAnsi="Times New Roman" w:cs="Times New Roman"/>
          <w:b/>
          <w:color w:val="auto"/>
          <w:sz w:val="28"/>
        </w:rPr>
        <w:t xml:space="preserve">Cultural InSites Workflow </w:t>
      </w:r>
      <w:commentRangeEnd w:id="66"/>
      <w:r w:rsidR="00DD32AF">
        <w:rPr>
          <w:rStyle w:val="af3"/>
          <w:rFonts w:ascii="Times New Roman" w:hAnsi="Times New Roman" w:cs="Times New Roman"/>
          <w:b/>
          <w:color w:val="auto"/>
          <w:sz w:val="28"/>
          <w:szCs w:val="40"/>
        </w:rPr>
        <w:commentReference w:id="66"/>
      </w:r>
    </w:p>
    <w:p w14:paraId="1E52F8DD" w14:textId="736B72C1" w:rsidR="00F16A0A" w:rsidRPr="00432C3C" w:rsidRDefault="007C1EB1" w:rsidP="00432C3C">
      <w:pPr>
        <w:pStyle w:val="ArticleText"/>
        <w:ind w:firstLine="360"/>
        <w:rPr>
          <w:rFonts w:cs="Times New Roman"/>
          <w:lang w:val="en-US"/>
        </w:rPr>
      </w:pPr>
      <w:r w:rsidRPr="004A78D6">
        <w:rPr>
          <w:rFonts w:cs="Times New Roman"/>
        </w:rPr>
        <w:t>Cultural InSites</w:t>
      </w:r>
      <w:r>
        <w:rPr>
          <w:rFonts w:cs="Times New Roman" w:hint="eastAsia"/>
        </w:rPr>
        <w:t xml:space="preserve"> </w:t>
      </w:r>
      <w:r w:rsidRPr="004A78D6">
        <w:rPr>
          <w:rFonts w:cs="Times New Roman"/>
        </w:rPr>
        <w:t>help</w:t>
      </w:r>
      <w:r w:rsidRPr="004A78D6">
        <w:rPr>
          <w:rFonts w:cs="Times New Roman"/>
          <w:lang w:val="en-US"/>
        </w:rPr>
        <w:t>s students to understand</w:t>
      </w:r>
      <w:r w:rsidRPr="004A78D6">
        <w:rPr>
          <w:rFonts w:cs="Times New Roman"/>
        </w:rPr>
        <w:t xml:space="preserve"> why a place matters to people by examining its history, meanings, and the contexts that give it value in a structured way. It captures the core difficulty faced by non-heritage students, as they need to understand how contextual evidence becomes evaluative and why that matters for interpretation, presentation, and storytelling for their digital heritage project.</w:t>
      </w:r>
      <w:r w:rsidRPr="004A78D6">
        <w:rPr>
          <w:rFonts w:cs="Times New Roman"/>
          <w:lang w:val="en-US"/>
        </w:rPr>
        <w:t xml:space="preserve"> These aspects are important, to which non-heritage students may not have the necessary background, and non-heritage courses do not evaluate as part of the performance. Yet, these are important for heritage storytelling.</w:t>
      </w:r>
      <w:r w:rsidR="00432C3C">
        <w:rPr>
          <w:rFonts w:cs="Times New Roman" w:hint="eastAsia"/>
          <w:lang w:val="en-US"/>
        </w:rPr>
        <w:t xml:space="preserve"> </w:t>
      </w:r>
      <w:commentRangeStart w:id="67"/>
      <w:commentRangeStart w:id="68"/>
      <w:r w:rsidR="00F16A0A" w:rsidRPr="00F16A0A">
        <w:rPr>
          <w:rFonts w:cs="Times New Roman"/>
          <w:lang w:val="en-US"/>
        </w:rPr>
        <w:t xml:space="preserve">Cultural </w:t>
      </w:r>
      <w:r w:rsidR="00F16A0A" w:rsidRPr="00F16A0A">
        <w:rPr>
          <w:rFonts w:cs="Times New Roman"/>
        </w:rPr>
        <w:t>InSites was implemented in Digitising Heritage</w:t>
      </w:r>
      <w:commentRangeEnd w:id="68"/>
      <w:r w:rsidR="00A610D9" w:rsidRPr="00F16A0A">
        <w:rPr>
          <w:rStyle w:val="af3"/>
          <w:rFonts w:cs="Times New Roman"/>
          <w:sz w:val="24"/>
          <w:szCs w:val="24"/>
        </w:rPr>
        <w:commentReference w:id="68"/>
      </w:r>
      <w:r w:rsidR="00F16A0A" w:rsidRPr="00F16A0A">
        <w:rPr>
          <w:rFonts w:cs="Times New Roman"/>
        </w:rPr>
        <w:t xml:space="preserve"> course as a staged project-development workflow</w:t>
      </w:r>
      <w:commentRangeEnd w:id="67"/>
      <w:r w:rsidR="00DD32AF" w:rsidRPr="00F16A0A">
        <w:rPr>
          <w:rStyle w:val="af3"/>
          <w:rFonts w:cs="Times New Roman"/>
          <w:sz w:val="24"/>
          <w:szCs w:val="24"/>
        </w:rPr>
        <w:commentReference w:id="67"/>
      </w:r>
      <w:r w:rsidR="00F16A0A" w:rsidRPr="00F16A0A">
        <w:rPr>
          <w:rFonts w:cs="Times New Roman"/>
        </w:rPr>
        <w:t xml:space="preserve">. Each stage asked students to complete a specific task and produce an output that could inform the next phase of their project. The workflow was iterative rather than strictly linear: students could return to earlier stages when new evidence, feedback, or design decisions required further refinement. Table </w:t>
      </w:r>
      <w:r w:rsidR="00AC6A13">
        <w:rPr>
          <w:rFonts w:cs="Times New Roman" w:hint="eastAsia"/>
        </w:rPr>
        <w:t>1</w:t>
      </w:r>
      <w:r w:rsidR="00F16A0A" w:rsidRPr="00F16A0A">
        <w:rPr>
          <w:rFonts w:cs="Times New Roman"/>
        </w:rPr>
        <w:t xml:space="preserve"> summarises the stages, student actions, AI-supported tasks, review points, and project outputs.</w:t>
      </w:r>
    </w:p>
    <w:p w14:paraId="30916B50" w14:textId="77777777" w:rsidR="003C3EE1" w:rsidRPr="007C1EB1" w:rsidRDefault="003C3EE1" w:rsidP="003C3EE1">
      <w:pPr>
        <w:pStyle w:val="ArticleText"/>
        <w:ind w:firstLine="360"/>
        <w:rPr>
          <w:rFonts w:cs="Times New Roman"/>
        </w:rPr>
      </w:pPr>
    </w:p>
    <w:p w14:paraId="066B600C" w14:textId="77777777" w:rsidR="00F16A0A" w:rsidRDefault="00F16A0A" w:rsidP="00F92907">
      <w:pPr>
        <w:pStyle w:val="ArticleText"/>
        <w:ind w:firstLine="0"/>
        <w:rPr>
          <w:rFonts w:cs="Times New Roman"/>
          <w:lang w:val="en-US"/>
        </w:rPr>
      </w:pPr>
    </w:p>
    <w:p w14:paraId="54696438" w14:textId="14AF9C8A" w:rsidR="005926CC" w:rsidRPr="00E36D8D" w:rsidRDefault="005926CC" w:rsidP="00831CA1">
      <w:pPr>
        <w:spacing w:line="276" w:lineRule="auto"/>
        <w:rPr>
          <w:rFonts w:ascii="Times New Roman" w:hAnsi="Times New Roman" w:cs="Times New Roman"/>
          <w:bCs/>
        </w:rPr>
      </w:pPr>
      <w:commentRangeStart w:id="69"/>
      <w:r w:rsidRPr="00E36D8D">
        <w:rPr>
          <w:rFonts w:ascii="Times New Roman" w:hAnsi="Times New Roman" w:cs="Times New Roman"/>
          <w:bCs/>
          <w:sz w:val="20"/>
        </w:rPr>
        <w:t xml:space="preserve">Table 1. </w:t>
      </w:r>
      <w:commentRangeEnd w:id="69"/>
      <w:r w:rsidR="005655EA" w:rsidRPr="00E36D8D">
        <w:rPr>
          <w:rStyle w:val="af3"/>
          <w:rFonts w:ascii="Times New Roman" w:hAnsi="Times New Roman" w:cs="Times New Roman"/>
          <w:bCs/>
          <w:sz w:val="20"/>
          <w:szCs w:val="24"/>
        </w:rPr>
        <w:commentReference w:id="69"/>
      </w:r>
      <w:r w:rsidRPr="00E36D8D">
        <w:rPr>
          <w:rFonts w:ascii="Times New Roman" w:hAnsi="Times New Roman" w:cs="Times New Roman"/>
          <w:bCs/>
          <w:sz w:val="20"/>
        </w:rPr>
        <w:t>Cultural InSites Workflow for Context-Based Significance Assessment (CBSA) and Digital Heritage Storytelling</w:t>
      </w:r>
    </w:p>
    <w:tbl>
      <w:tblPr>
        <w:tblStyle w:val="af1"/>
        <w:tblW w:w="0" w:type="auto"/>
        <w:jc w:val="center"/>
        <w:tblLook w:val="04A0" w:firstRow="1" w:lastRow="0" w:firstColumn="1" w:lastColumn="0" w:noHBand="0" w:noVBand="1"/>
      </w:tblPr>
      <w:tblGrid>
        <w:gridCol w:w="1154"/>
        <w:gridCol w:w="1768"/>
        <w:gridCol w:w="1747"/>
        <w:gridCol w:w="1575"/>
        <w:gridCol w:w="1503"/>
        <w:gridCol w:w="1603"/>
      </w:tblGrid>
      <w:tr w:rsidR="005926CC" w14:paraId="0CC7EC9E" w14:textId="77777777" w:rsidTr="00227273">
        <w:trPr>
          <w:tblHeader/>
          <w:jc w:val="center"/>
        </w:trPr>
        <w:tc>
          <w:tcPr>
            <w:tcW w:w="1368" w:type="dxa"/>
            <w:shd w:val="clear" w:color="auto" w:fill="D9EAF7"/>
            <w:vAlign w:val="center"/>
          </w:tcPr>
          <w:p w14:paraId="6A368957" w14:textId="77777777" w:rsidR="005926CC" w:rsidRDefault="005926CC" w:rsidP="00227273">
            <w:pPr>
              <w:spacing w:line="276" w:lineRule="auto"/>
              <w:jc w:val="center"/>
            </w:pPr>
            <w:r>
              <w:rPr>
                <w:rFonts w:ascii="Arial" w:hAnsi="Arial"/>
                <w:b/>
                <w:sz w:val="15"/>
              </w:rPr>
              <w:t>Stage</w:t>
            </w:r>
          </w:p>
        </w:tc>
        <w:tc>
          <w:tcPr>
            <w:tcW w:w="2376" w:type="dxa"/>
            <w:shd w:val="clear" w:color="auto" w:fill="D9EAF7"/>
            <w:vAlign w:val="center"/>
          </w:tcPr>
          <w:p w14:paraId="493FB602" w14:textId="77777777" w:rsidR="005926CC" w:rsidRDefault="005926CC" w:rsidP="00227273">
            <w:pPr>
              <w:spacing w:line="276" w:lineRule="auto"/>
              <w:jc w:val="center"/>
            </w:pPr>
            <w:r>
              <w:rPr>
                <w:rFonts w:ascii="Arial" w:hAnsi="Arial"/>
                <w:b/>
                <w:sz w:val="15"/>
              </w:rPr>
              <w:t>CBSA focus</w:t>
            </w:r>
          </w:p>
        </w:tc>
        <w:tc>
          <w:tcPr>
            <w:tcW w:w="2736" w:type="dxa"/>
            <w:shd w:val="clear" w:color="auto" w:fill="D9EAF7"/>
            <w:vAlign w:val="center"/>
          </w:tcPr>
          <w:p w14:paraId="2C3637AE" w14:textId="77777777" w:rsidR="005926CC" w:rsidRDefault="005926CC" w:rsidP="00227273">
            <w:pPr>
              <w:spacing w:line="276" w:lineRule="auto"/>
              <w:jc w:val="center"/>
            </w:pPr>
            <w:r>
              <w:rPr>
                <w:rFonts w:ascii="Arial" w:hAnsi="Arial"/>
                <w:b/>
                <w:sz w:val="15"/>
              </w:rPr>
              <w:t>Student task</w:t>
            </w:r>
          </w:p>
        </w:tc>
        <w:tc>
          <w:tcPr>
            <w:tcW w:w="2736" w:type="dxa"/>
            <w:shd w:val="clear" w:color="auto" w:fill="D9EAF7"/>
            <w:vAlign w:val="center"/>
          </w:tcPr>
          <w:p w14:paraId="3702D698" w14:textId="77777777" w:rsidR="005926CC" w:rsidRDefault="005926CC" w:rsidP="00227273">
            <w:pPr>
              <w:spacing w:line="276" w:lineRule="auto"/>
              <w:jc w:val="center"/>
            </w:pPr>
            <w:r>
              <w:rPr>
                <w:rFonts w:ascii="Arial" w:hAnsi="Arial"/>
                <w:b/>
                <w:sz w:val="15"/>
              </w:rPr>
              <w:t>AI-assisted support</w:t>
            </w:r>
          </w:p>
        </w:tc>
        <w:tc>
          <w:tcPr>
            <w:tcW w:w="2880" w:type="dxa"/>
            <w:shd w:val="clear" w:color="auto" w:fill="D9EAF7"/>
            <w:vAlign w:val="center"/>
          </w:tcPr>
          <w:p w14:paraId="02EF4A88" w14:textId="77777777" w:rsidR="005926CC" w:rsidRDefault="005926CC" w:rsidP="00227273">
            <w:pPr>
              <w:spacing w:line="276" w:lineRule="auto"/>
              <w:jc w:val="center"/>
            </w:pPr>
            <w:r>
              <w:rPr>
                <w:rFonts w:ascii="Arial" w:hAnsi="Arial"/>
                <w:b/>
                <w:sz w:val="15"/>
              </w:rPr>
              <w:t>Human judgement checkpoint</w:t>
            </w:r>
          </w:p>
        </w:tc>
        <w:tc>
          <w:tcPr>
            <w:tcW w:w="2880" w:type="dxa"/>
            <w:shd w:val="clear" w:color="auto" w:fill="D9EAF7"/>
            <w:vAlign w:val="center"/>
          </w:tcPr>
          <w:p w14:paraId="310AF78F" w14:textId="77777777" w:rsidR="005926CC" w:rsidRDefault="005926CC" w:rsidP="00227273">
            <w:pPr>
              <w:spacing w:line="276" w:lineRule="auto"/>
              <w:jc w:val="center"/>
            </w:pPr>
            <w:r>
              <w:rPr>
                <w:rFonts w:ascii="Arial" w:hAnsi="Arial"/>
                <w:b/>
                <w:sz w:val="15"/>
              </w:rPr>
              <w:t>Pedagogical / storytelling output</w:t>
            </w:r>
          </w:p>
        </w:tc>
      </w:tr>
      <w:tr w:rsidR="005926CC" w14:paraId="2DF747A8" w14:textId="77777777" w:rsidTr="00227273">
        <w:trPr>
          <w:jc w:val="center"/>
        </w:trPr>
        <w:tc>
          <w:tcPr>
            <w:tcW w:w="1368" w:type="dxa"/>
          </w:tcPr>
          <w:p w14:paraId="7A39022F" w14:textId="77777777" w:rsidR="00F65FA3" w:rsidRDefault="00F65FA3" w:rsidP="00227273">
            <w:pPr>
              <w:spacing w:line="276" w:lineRule="auto"/>
              <w:jc w:val="center"/>
              <w:rPr>
                <w:rFonts w:ascii="Arial" w:hAnsi="Arial"/>
                <w:b/>
                <w:sz w:val="14"/>
              </w:rPr>
            </w:pPr>
          </w:p>
          <w:p w14:paraId="6CCD0E56" w14:textId="30B3BBD1" w:rsidR="005926CC" w:rsidRDefault="005926CC" w:rsidP="00227273">
            <w:pPr>
              <w:spacing w:line="276" w:lineRule="auto"/>
              <w:jc w:val="center"/>
            </w:pPr>
            <w:r>
              <w:rPr>
                <w:rFonts w:ascii="Arial" w:hAnsi="Arial"/>
                <w:b/>
                <w:sz w:val="14"/>
              </w:rPr>
              <w:t>Stage 0</w:t>
            </w:r>
            <w:r>
              <w:rPr>
                <w:rFonts w:ascii="Arial" w:hAnsi="Arial"/>
                <w:b/>
                <w:sz w:val="14"/>
              </w:rPr>
              <w:br/>
              <w:t>Orientation and scope setting</w:t>
            </w:r>
          </w:p>
        </w:tc>
        <w:tc>
          <w:tcPr>
            <w:tcW w:w="2376" w:type="dxa"/>
          </w:tcPr>
          <w:p w14:paraId="11ABE824" w14:textId="77777777" w:rsidR="005926CC" w:rsidRDefault="005926CC" w:rsidP="00227273">
            <w:pPr>
              <w:spacing w:line="276" w:lineRule="auto"/>
              <w:jc w:val="center"/>
            </w:pPr>
            <w:r>
              <w:rPr>
                <w:rFonts w:ascii="Arial" w:hAnsi="Arial"/>
                <w:sz w:val="14"/>
              </w:rPr>
              <w:t>Define the heritage asset, project scope, intended audience</w:t>
            </w:r>
            <w:r w:rsidRPr="00F34D66">
              <w:rPr>
                <w:rFonts w:ascii="Arial" w:hAnsi="Arial"/>
                <w:sz w:val="14"/>
              </w:rPr>
              <w:t xml:space="preserve">, and </w:t>
            </w:r>
            <w:r w:rsidRPr="008F668D">
              <w:rPr>
                <w:rFonts w:ascii="Arial" w:hAnsi="Arial"/>
                <w:color w:val="00B050"/>
                <w:sz w:val="14"/>
                <w:rPrChange w:id="70" w:author="Yael Alef" w:date="2026-05-24T16:54:00Z" w16du:dateUtc="2026-05-24T13:54:00Z">
                  <w:rPr>
                    <w:rFonts w:ascii="Arial" w:hAnsi="Arial"/>
                    <w:sz w:val="14"/>
                  </w:rPr>
                </w:rPrChange>
              </w:rPr>
              <w:t>storytelling purpose before assessment begins.</w:t>
            </w:r>
          </w:p>
        </w:tc>
        <w:tc>
          <w:tcPr>
            <w:tcW w:w="2736" w:type="dxa"/>
          </w:tcPr>
          <w:p w14:paraId="0AF559F7" w14:textId="77777777" w:rsidR="005926CC" w:rsidRDefault="005926CC" w:rsidP="00227273">
            <w:pPr>
              <w:spacing w:line="276" w:lineRule="auto"/>
              <w:jc w:val="center"/>
            </w:pPr>
            <w:r>
              <w:rPr>
                <w:rFonts w:ascii="Arial" w:hAnsi="Arial"/>
                <w:sz w:val="14"/>
              </w:rPr>
              <w:t>Select a site or asset; clarify the project aim, available evidence, audience, and digital storytelling format.</w:t>
            </w:r>
          </w:p>
        </w:tc>
        <w:tc>
          <w:tcPr>
            <w:tcW w:w="2736" w:type="dxa"/>
          </w:tcPr>
          <w:p w14:paraId="018904A5" w14:textId="77777777" w:rsidR="005926CC" w:rsidRDefault="005926CC" w:rsidP="00227273">
            <w:pPr>
              <w:spacing w:line="276" w:lineRule="auto"/>
              <w:jc w:val="center"/>
            </w:pPr>
            <w:r>
              <w:rPr>
                <w:rFonts w:ascii="Arial" w:hAnsi="Arial"/>
                <w:sz w:val="14"/>
              </w:rPr>
              <w:t xml:space="preserve">Prompts students to clarify inquiry scope, identify missing information, and </w:t>
            </w:r>
            <w:r w:rsidRPr="008F668D">
              <w:rPr>
                <w:rFonts w:ascii="Arial" w:hAnsi="Arial"/>
                <w:color w:val="00B050"/>
                <w:sz w:val="14"/>
                <w:rPrChange w:id="71" w:author="Yael Alef" w:date="2026-05-24T16:55:00Z" w16du:dateUtc="2026-05-24T13:55:00Z">
                  <w:rPr>
                    <w:rFonts w:ascii="Arial" w:hAnsi="Arial"/>
                    <w:sz w:val="14"/>
                  </w:rPr>
                </w:rPrChange>
              </w:rPr>
              <w:t>formulate initial research questions.</w:t>
            </w:r>
          </w:p>
        </w:tc>
        <w:tc>
          <w:tcPr>
            <w:tcW w:w="2880" w:type="dxa"/>
          </w:tcPr>
          <w:p w14:paraId="0083CBFE" w14:textId="77777777" w:rsidR="005926CC" w:rsidRDefault="005926CC" w:rsidP="00227273">
            <w:pPr>
              <w:spacing w:line="276" w:lineRule="auto"/>
              <w:jc w:val="center"/>
            </w:pPr>
            <w:r>
              <w:rPr>
                <w:rFonts w:ascii="Arial" w:hAnsi="Arial"/>
                <w:sz w:val="14"/>
              </w:rPr>
              <w:t xml:space="preserve">Students decide whether the selected asset is feasible, ethically appropriate, and sufficiently </w:t>
            </w:r>
            <w:r>
              <w:rPr>
                <w:rFonts w:ascii="Arial" w:hAnsi="Arial"/>
                <w:sz w:val="14"/>
              </w:rPr>
              <w:lastRenderedPageBreak/>
              <w:t>evidenced for a one-semester project.</w:t>
            </w:r>
          </w:p>
        </w:tc>
        <w:tc>
          <w:tcPr>
            <w:tcW w:w="2880" w:type="dxa"/>
          </w:tcPr>
          <w:p w14:paraId="5B357C88" w14:textId="77777777" w:rsidR="005926CC" w:rsidRDefault="005926CC" w:rsidP="00227273">
            <w:pPr>
              <w:spacing w:line="276" w:lineRule="auto"/>
              <w:jc w:val="center"/>
            </w:pPr>
            <w:r>
              <w:rPr>
                <w:rFonts w:ascii="Arial" w:hAnsi="Arial"/>
                <w:sz w:val="14"/>
              </w:rPr>
              <w:lastRenderedPageBreak/>
              <w:t>A focused project brief that links site selection, learning objectives, and storytelling direction.</w:t>
            </w:r>
          </w:p>
        </w:tc>
      </w:tr>
      <w:tr w:rsidR="005926CC" w14:paraId="19B7CC90" w14:textId="77777777" w:rsidTr="00227273">
        <w:trPr>
          <w:jc w:val="center"/>
        </w:trPr>
        <w:tc>
          <w:tcPr>
            <w:tcW w:w="1368" w:type="dxa"/>
          </w:tcPr>
          <w:p w14:paraId="01332FD9" w14:textId="77777777" w:rsidR="00EB7A62" w:rsidRDefault="00EB7A62" w:rsidP="00227273">
            <w:pPr>
              <w:spacing w:line="276" w:lineRule="auto"/>
              <w:jc w:val="center"/>
              <w:rPr>
                <w:rFonts w:ascii="Arial" w:hAnsi="Arial"/>
                <w:b/>
                <w:sz w:val="14"/>
              </w:rPr>
            </w:pPr>
          </w:p>
          <w:p w14:paraId="0284C5E3" w14:textId="352C57DB" w:rsidR="005926CC" w:rsidRDefault="005926CC" w:rsidP="00227273">
            <w:pPr>
              <w:spacing w:line="276" w:lineRule="auto"/>
              <w:jc w:val="center"/>
            </w:pPr>
            <w:r>
              <w:rPr>
                <w:rFonts w:ascii="Arial" w:hAnsi="Arial"/>
                <w:b/>
                <w:sz w:val="14"/>
              </w:rPr>
              <w:t>Stage 1</w:t>
            </w:r>
            <w:r>
              <w:rPr>
                <w:rFonts w:ascii="Arial" w:hAnsi="Arial"/>
                <w:b/>
                <w:sz w:val="14"/>
              </w:rPr>
              <w:br/>
              <w:t>Context analysis and asset description</w:t>
            </w:r>
          </w:p>
        </w:tc>
        <w:tc>
          <w:tcPr>
            <w:tcW w:w="2376" w:type="dxa"/>
          </w:tcPr>
          <w:p w14:paraId="3AA83E60" w14:textId="77777777" w:rsidR="005926CC" w:rsidRDefault="005926CC" w:rsidP="00227273">
            <w:pPr>
              <w:spacing w:line="276" w:lineRule="auto"/>
              <w:jc w:val="center"/>
            </w:pPr>
            <w:r>
              <w:rPr>
                <w:rFonts w:ascii="Arial" w:hAnsi="Arial"/>
                <w:sz w:val="14"/>
              </w:rPr>
              <w:t>Move from basic description to contextual understanding of the heritage asset.</w:t>
            </w:r>
          </w:p>
        </w:tc>
        <w:tc>
          <w:tcPr>
            <w:tcW w:w="2736" w:type="dxa"/>
          </w:tcPr>
          <w:p w14:paraId="636DC975" w14:textId="77777777" w:rsidR="005926CC" w:rsidRDefault="005926CC" w:rsidP="00227273">
            <w:pPr>
              <w:spacing w:line="276" w:lineRule="auto"/>
              <w:jc w:val="center"/>
            </w:pPr>
            <w:r>
              <w:rPr>
                <w:rFonts w:ascii="Arial" w:hAnsi="Arial"/>
                <w:sz w:val="14"/>
              </w:rPr>
              <w:t>Collect and organise information about location, history, material features, use, setting, associations, communities, and existing documentation.</w:t>
            </w:r>
          </w:p>
        </w:tc>
        <w:tc>
          <w:tcPr>
            <w:tcW w:w="2736" w:type="dxa"/>
          </w:tcPr>
          <w:p w14:paraId="05D68385" w14:textId="77777777" w:rsidR="005926CC" w:rsidRDefault="005926CC" w:rsidP="00227273">
            <w:pPr>
              <w:spacing w:line="276" w:lineRule="auto"/>
              <w:jc w:val="center"/>
            </w:pPr>
            <w:r>
              <w:rPr>
                <w:rFonts w:ascii="Arial" w:hAnsi="Arial"/>
                <w:sz w:val="14"/>
              </w:rPr>
              <w:t>Helps structure contextual evidence, generate descriptive categories, and identify gaps or inconsistencies in the information gathered.</w:t>
            </w:r>
          </w:p>
        </w:tc>
        <w:tc>
          <w:tcPr>
            <w:tcW w:w="2880" w:type="dxa"/>
          </w:tcPr>
          <w:p w14:paraId="11803C04" w14:textId="77777777" w:rsidR="005926CC" w:rsidRDefault="005926CC" w:rsidP="00227273">
            <w:pPr>
              <w:spacing w:line="276" w:lineRule="auto"/>
              <w:jc w:val="center"/>
            </w:pPr>
            <w:r>
              <w:rPr>
                <w:rFonts w:ascii="Arial" w:hAnsi="Arial"/>
                <w:sz w:val="14"/>
              </w:rPr>
              <w:t>Students verify sources, distinguish factual description from interpretation, and decide which contextual evidence is reliable and relevant.</w:t>
            </w:r>
          </w:p>
        </w:tc>
        <w:tc>
          <w:tcPr>
            <w:tcW w:w="2880" w:type="dxa"/>
          </w:tcPr>
          <w:p w14:paraId="7F8B2FDA" w14:textId="77777777" w:rsidR="005926CC" w:rsidRDefault="005926CC" w:rsidP="00227273">
            <w:pPr>
              <w:spacing w:line="276" w:lineRule="auto"/>
              <w:jc w:val="center"/>
            </w:pPr>
            <w:r>
              <w:rPr>
                <w:rFonts w:ascii="Arial" w:hAnsi="Arial"/>
                <w:sz w:val="14"/>
              </w:rPr>
              <w:t>A comprehensive, evidence-based description that becomes the foundation for significance assessment.</w:t>
            </w:r>
          </w:p>
        </w:tc>
      </w:tr>
      <w:tr w:rsidR="005926CC" w14:paraId="1D56FBB5" w14:textId="77777777" w:rsidTr="00227273">
        <w:trPr>
          <w:jc w:val="center"/>
        </w:trPr>
        <w:tc>
          <w:tcPr>
            <w:tcW w:w="1368" w:type="dxa"/>
          </w:tcPr>
          <w:p w14:paraId="3B2F6849" w14:textId="3C9F9A3A" w:rsidR="005926CC" w:rsidRDefault="005926CC" w:rsidP="00227273">
            <w:pPr>
              <w:spacing w:line="276" w:lineRule="auto"/>
              <w:jc w:val="center"/>
            </w:pPr>
            <w:r>
              <w:rPr>
                <w:rFonts w:ascii="Arial" w:hAnsi="Arial"/>
                <w:b/>
                <w:sz w:val="14"/>
              </w:rPr>
              <w:t>Stage 2</w:t>
            </w:r>
            <w:r>
              <w:rPr>
                <w:rFonts w:ascii="Arial" w:hAnsi="Arial"/>
                <w:b/>
                <w:sz w:val="14"/>
              </w:rPr>
              <w:br/>
              <w:t>Cultural value identification</w:t>
            </w:r>
          </w:p>
        </w:tc>
        <w:tc>
          <w:tcPr>
            <w:tcW w:w="2376" w:type="dxa"/>
          </w:tcPr>
          <w:p w14:paraId="24C0864C" w14:textId="77777777" w:rsidR="005926CC" w:rsidRDefault="005926CC" w:rsidP="00227273">
            <w:pPr>
              <w:spacing w:line="276" w:lineRule="auto"/>
              <w:jc w:val="center"/>
            </w:pPr>
            <w:r>
              <w:rPr>
                <w:rFonts w:ascii="Arial" w:hAnsi="Arial"/>
                <w:sz w:val="14"/>
              </w:rPr>
              <w:t>Identify and interpret cultural values, such as aesthetic, historical, social, scientific, spiritual, communal, or experiential values.</w:t>
            </w:r>
          </w:p>
        </w:tc>
        <w:tc>
          <w:tcPr>
            <w:tcW w:w="2736" w:type="dxa"/>
          </w:tcPr>
          <w:p w14:paraId="08ECD9EB" w14:textId="77777777" w:rsidR="005926CC" w:rsidRDefault="005926CC" w:rsidP="00227273">
            <w:pPr>
              <w:spacing w:line="276" w:lineRule="auto"/>
              <w:jc w:val="center"/>
            </w:pPr>
            <w:r>
              <w:rPr>
                <w:rFonts w:ascii="Arial" w:hAnsi="Arial"/>
                <w:sz w:val="14"/>
              </w:rPr>
              <w:t>Analyse how specific features, histories, memories, uses, and community associations contribute to the asset’s significance.</w:t>
            </w:r>
          </w:p>
        </w:tc>
        <w:tc>
          <w:tcPr>
            <w:tcW w:w="2736" w:type="dxa"/>
          </w:tcPr>
          <w:p w14:paraId="0170CAB7" w14:textId="77777777" w:rsidR="005926CC" w:rsidRDefault="005926CC" w:rsidP="00227273">
            <w:pPr>
              <w:spacing w:line="276" w:lineRule="auto"/>
              <w:jc w:val="center"/>
            </w:pPr>
            <w:r>
              <w:rPr>
                <w:rFonts w:ascii="Arial" w:hAnsi="Arial"/>
                <w:sz w:val="14"/>
              </w:rPr>
              <w:t>Suggests possible value categories and asks students to connect each value to concrete contextual evidence.</w:t>
            </w:r>
          </w:p>
        </w:tc>
        <w:tc>
          <w:tcPr>
            <w:tcW w:w="2880" w:type="dxa"/>
          </w:tcPr>
          <w:p w14:paraId="5F1D86C0" w14:textId="77777777" w:rsidR="005926CC" w:rsidRDefault="005926CC" w:rsidP="00227273">
            <w:pPr>
              <w:spacing w:line="276" w:lineRule="auto"/>
              <w:jc w:val="center"/>
            </w:pPr>
            <w:r>
              <w:rPr>
                <w:rFonts w:ascii="Arial" w:hAnsi="Arial"/>
                <w:sz w:val="14"/>
              </w:rPr>
              <w:t>Students judge which values are defensible, avoid generic claims, and prioritise values that are specific to the site or asset.</w:t>
            </w:r>
          </w:p>
        </w:tc>
        <w:tc>
          <w:tcPr>
            <w:tcW w:w="2880" w:type="dxa"/>
          </w:tcPr>
          <w:p w14:paraId="0AC75D67" w14:textId="77777777" w:rsidR="005926CC" w:rsidRDefault="005926CC" w:rsidP="00227273">
            <w:pPr>
              <w:spacing w:line="276" w:lineRule="auto"/>
              <w:jc w:val="center"/>
            </w:pPr>
            <w:r>
              <w:rPr>
                <w:rFonts w:ascii="Arial" w:hAnsi="Arial"/>
                <w:sz w:val="14"/>
              </w:rPr>
              <w:t>A value map that explains why the asset matters, not merely what it is.</w:t>
            </w:r>
          </w:p>
        </w:tc>
      </w:tr>
      <w:tr w:rsidR="005926CC" w14:paraId="124B98D8" w14:textId="77777777" w:rsidTr="00227273">
        <w:trPr>
          <w:jc w:val="center"/>
        </w:trPr>
        <w:tc>
          <w:tcPr>
            <w:tcW w:w="1368" w:type="dxa"/>
          </w:tcPr>
          <w:p w14:paraId="7D5F9FDE" w14:textId="77777777" w:rsidR="00EB7A62" w:rsidRDefault="00EB7A62" w:rsidP="00227273">
            <w:pPr>
              <w:spacing w:line="276" w:lineRule="auto"/>
              <w:jc w:val="center"/>
              <w:rPr>
                <w:rFonts w:ascii="Arial" w:hAnsi="Arial"/>
                <w:b/>
                <w:sz w:val="14"/>
              </w:rPr>
            </w:pPr>
          </w:p>
          <w:p w14:paraId="2D030694" w14:textId="23BF4FA8" w:rsidR="005926CC" w:rsidRDefault="005926CC" w:rsidP="00227273">
            <w:pPr>
              <w:spacing w:line="276" w:lineRule="auto"/>
              <w:jc w:val="center"/>
            </w:pPr>
            <w:r>
              <w:rPr>
                <w:rFonts w:ascii="Arial" w:hAnsi="Arial"/>
                <w:b/>
                <w:sz w:val="14"/>
              </w:rPr>
              <w:t>Stage 3</w:t>
            </w:r>
            <w:r>
              <w:rPr>
                <w:rFonts w:ascii="Arial" w:hAnsi="Arial"/>
                <w:b/>
                <w:sz w:val="14"/>
              </w:rPr>
              <w:br/>
              <w:t>Integrity, authenticity, and condition</w:t>
            </w:r>
          </w:p>
        </w:tc>
        <w:tc>
          <w:tcPr>
            <w:tcW w:w="2376" w:type="dxa"/>
          </w:tcPr>
          <w:p w14:paraId="372A5850" w14:textId="77777777" w:rsidR="00ED46AD" w:rsidRDefault="00ED46AD" w:rsidP="00227273">
            <w:pPr>
              <w:spacing w:line="276" w:lineRule="auto"/>
              <w:jc w:val="center"/>
              <w:rPr>
                <w:rFonts w:ascii="Arial" w:hAnsi="Arial"/>
                <w:sz w:val="14"/>
              </w:rPr>
            </w:pPr>
          </w:p>
          <w:p w14:paraId="68201B9A" w14:textId="2B27F68D" w:rsidR="005926CC" w:rsidRDefault="005926CC" w:rsidP="00227273">
            <w:pPr>
              <w:spacing w:line="276" w:lineRule="auto"/>
              <w:jc w:val="center"/>
            </w:pPr>
            <w:r>
              <w:rPr>
                <w:rFonts w:ascii="Arial" w:hAnsi="Arial"/>
                <w:sz w:val="14"/>
              </w:rPr>
              <w:t>Assess how the asset’s current condition, changes, continuity, or loss affect its cultural values.</w:t>
            </w:r>
          </w:p>
        </w:tc>
        <w:tc>
          <w:tcPr>
            <w:tcW w:w="2736" w:type="dxa"/>
          </w:tcPr>
          <w:p w14:paraId="32CFD9DC" w14:textId="77777777" w:rsidR="005926CC" w:rsidRDefault="005926CC" w:rsidP="00227273">
            <w:pPr>
              <w:spacing w:line="276" w:lineRule="auto"/>
              <w:jc w:val="center"/>
            </w:pPr>
            <w:r>
              <w:rPr>
                <w:rFonts w:ascii="Arial" w:hAnsi="Arial"/>
                <w:sz w:val="14"/>
              </w:rPr>
              <w:t>Examine preservation status, authenticity, integrity, transformations, threats, and tensions between material condition and cultural meaning.</w:t>
            </w:r>
          </w:p>
        </w:tc>
        <w:tc>
          <w:tcPr>
            <w:tcW w:w="2736" w:type="dxa"/>
          </w:tcPr>
          <w:p w14:paraId="6AE58A83" w14:textId="77777777" w:rsidR="005926CC" w:rsidRDefault="005926CC" w:rsidP="00227273">
            <w:pPr>
              <w:spacing w:line="276" w:lineRule="auto"/>
              <w:jc w:val="center"/>
            </w:pPr>
            <w:r>
              <w:rPr>
                <w:rFonts w:ascii="Arial" w:hAnsi="Arial"/>
                <w:sz w:val="14"/>
              </w:rPr>
              <w:t>Provides guiding questions for analysing condition and its implications for value, interpretation, and representation.</w:t>
            </w:r>
          </w:p>
        </w:tc>
        <w:tc>
          <w:tcPr>
            <w:tcW w:w="2880" w:type="dxa"/>
          </w:tcPr>
          <w:p w14:paraId="02FFA946" w14:textId="77777777" w:rsidR="005926CC" w:rsidRDefault="005926CC" w:rsidP="00227273">
            <w:pPr>
              <w:spacing w:line="276" w:lineRule="auto"/>
              <w:jc w:val="center"/>
            </w:pPr>
            <w:r>
              <w:rPr>
                <w:rFonts w:ascii="Arial" w:hAnsi="Arial"/>
                <w:sz w:val="14"/>
              </w:rPr>
              <w:t>Students decide how far physical condition, use, memory, or community meaning should influence the significance judgement.</w:t>
            </w:r>
          </w:p>
        </w:tc>
        <w:tc>
          <w:tcPr>
            <w:tcW w:w="2880" w:type="dxa"/>
          </w:tcPr>
          <w:p w14:paraId="250D8247" w14:textId="77777777" w:rsidR="005926CC" w:rsidRDefault="005926CC" w:rsidP="00227273">
            <w:pPr>
              <w:spacing w:line="276" w:lineRule="auto"/>
              <w:jc w:val="center"/>
            </w:pPr>
            <w:r>
              <w:rPr>
                <w:rFonts w:ascii="Arial" w:hAnsi="Arial"/>
                <w:sz w:val="14"/>
              </w:rPr>
              <w:t>An interpretive account of how condition and authenticity shape responsible digital representation.</w:t>
            </w:r>
          </w:p>
        </w:tc>
      </w:tr>
      <w:tr w:rsidR="005926CC" w14:paraId="1929E317" w14:textId="77777777" w:rsidTr="00227273">
        <w:trPr>
          <w:jc w:val="center"/>
        </w:trPr>
        <w:tc>
          <w:tcPr>
            <w:tcW w:w="1368" w:type="dxa"/>
          </w:tcPr>
          <w:p w14:paraId="73BD1CED" w14:textId="77777777" w:rsidR="008B6D07" w:rsidRDefault="008B6D07" w:rsidP="00227273">
            <w:pPr>
              <w:spacing w:line="276" w:lineRule="auto"/>
              <w:jc w:val="center"/>
              <w:rPr>
                <w:rFonts w:ascii="Arial" w:hAnsi="Arial"/>
                <w:b/>
                <w:sz w:val="14"/>
              </w:rPr>
            </w:pPr>
          </w:p>
          <w:p w14:paraId="79333FAD" w14:textId="76D21002" w:rsidR="005926CC" w:rsidRDefault="005926CC" w:rsidP="00227273">
            <w:pPr>
              <w:spacing w:line="276" w:lineRule="auto"/>
              <w:jc w:val="center"/>
            </w:pPr>
            <w:r>
              <w:rPr>
                <w:rFonts w:ascii="Arial" w:hAnsi="Arial"/>
                <w:b/>
                <w:sz w:val="14"/>
              </w:rPr>
              <w:t>Stage 4</w:t>
            </w:r>
            <w:r>
              <w:rPr>
                <w:rFonts w:ascii="Arial" w:hAnsi="Arial"/>
                <w:b/>
                <w:sz w:val="14"/>
              </w:rPr>
              <w:br/>
              <w:t>Comparative and contextual significance</w:t>
            </w:r>
          </w:p>
        </w:tc>
        <w:tc>
          <w:tcPr>
            <w:tcW w:w="2376" w:type="dxa"/>
          </w:tcPr>
          <w:p w14:paraId="28E9C499" w14:textId="77777777" w:rsidR="00ED46AD" w:rsidRDefault="00ED46AD" w:rsidP="00227273">
            <w:pPr>
              <w:spacing w:line="276" w:lineRule="auto"/>
              <w:jc w:val="center"/>
              <w:rPr>
                <w:rFonts w:ascii="Arial" w:hAnsi="Arial"/>
                <w:sz w:val="14"/>
              </w:rPr>
            </w:pPr>
          </w:p>
          <w:p w14:paraId="3E1ECC4E" w14:textId="40CD8EBD" w:rsidR="005926CC" w:rsidRDefault="005926CC" w:rsidP="00227273">
            <w:pPr>
              <w:spacing w:line="276" w:lineRule="auto"/>
              <w:jc w:val="center"/>
            </w:pPr>
            <w:r>
              <w:rPr>
                <w:rFonts w:ascii="Arial" w:hAnsi="Arial"/>
                <w:sz w:val="14"/>
              </w:rPr>
              <w:t>Situate the asset within broader historical, cultural, social, spatial, or typological contexts.</w:t>
            </w:r>
          </w:p>
        </w:tc>
        <w:tc>
          <w:tcPr>
            <w:tcW w:w="2736" w:type="dxa"/>
          </w:tcPr>
          <w:p w14:paraId="3E909AF0" w14:textId="77777777" w:rsidR="005926CC" w:rsidRDefault="005926CC" w:rsidP="00227273">
            <w:pPr>
              <w:spacing w:line="276" w:lineRule="auto"/>
              <w:jc w:val="center"/>
            </w:pPr>
            <w:r>
              <w:rPr>
                <w:rFonts w:ascii="Arial" w:hAnsi="Arial"/>
                <w:sz w:val="14"/>
              </w:rPr>
              <w:t>Compare the asset with related sites, practices, narratives, or heritage types to assess uniqueness, representativeness, and wider relevance.</w:t>
            </w:r>
          </w:p>
        </w:tc>
        <w:tc>
          <w:tcPr>
            <w:tcW w:w="2736" w:type="dxa"/>
          </w:tcPr>
          <w:p w14:paraId="4C94B16B" w14:textId="77777777" w:rsidR="005926CC" w:rsidRDefault="005926CC" w:rsidP="00227273">
            <w:pPr>
              <w:spacing w:line="276" w:lineRule="auto"/>
              <w:jc w:val="center"/>
            </w:pPr>
            <w:r>
              <w:rPr>
                <w:rFonts w:ascii="Arial" w:hAnsi="Arial"/>
                <w:sz w:val="14"/>
              </w:rPr>
              <w:t>Helps generate comparative angles and prompts students to avoid isolated or overgeneralised interpretations.</w:t>
            </w:r>
          </w:p>
        </w:tc>
        <w:tc>
          <w:tcPr>
            <w:tcW w:w="2880" w:type="dxa"/>
          </w:tcPr>
          <w:p w14:paraId="7F67339A" w14:textId="77777777" w:rsidR="005926CC" w:rsidRDefault="005926CC" w:rsidP="00227273">
            <w:pPr>
              <w:spacing w:line="276" w:lineRule="auto"/>
              <w:jc w:val="center"/>
            </w:pPr>
            <w:r>
              <w:rPr>
                <w:rFonts w:ascii="Arial" w:hAnsi="Arial"/>
                <w:sz w:val="14"/>
              </w:rPr>
              <w:t>Students evaluate whether comparisons are meaningful, evidence-based, and appropriate to the cultural context.</w:t>
            </w:r>
          </w:p>
        </w:tc>
        <w:tc>
          <w:tcPr>
            <w:tcW w:w="2880" w:type="dxa"/>
          </w:tcPr>
          <w:p w14:paraId="3533A411" w14:textId="77777777" w:rsidR="005926CC" w:rsidRDefault="005926CC" w:rsidP="00227273">
            <w:pPr>
              <w:spacing w:line="276" w:lineRule="auto"/>
              <w:jc w:val="center"/>
            </w:pPr>
            <w:r>
              <w:rPr>
                <w:rFonts w:ascii="Arial" w:hAnsi="Arial"/>
                <w:sz w:val="14"/>
              </w:rPr>
              <w:t>A clearer statement of what makes the asset distinctive, representative, or significant within a larger context.</w:t>
            </w:r>
          </w:p>
        </w:tc>
      </w:tr>
      <w:tr w:rsidR="005926CC" w14:paraId="526D10A2" w14:textId="77777777" w:rsidTr="00227273">
        <w:trPr>
          <w:jc w:val="center"/>
        </w:trPr>
        <w:tc>
          <w:tcPr>
            <w:tcW w:w="1368" w:type="dxa"/>
          </w:tcPr>
          <w:p w14:paraId="0F40D9B1" w14:textId="77777777" w:rsidR="008B6D07" w:rsidRDefault="008B6D07" w:rsidP="00227273">
            <w:pPr>
              <w:spacing w:line="276" w:lineRule="auto"/>
              <w:jc w:val="center"/>
              <w:rPr>
                <w:rFonts w:ascii="Arial" w:hAnsi="Arial"/>
                <w:b/>
                <w:sz w:val="14"/>
              </w:rPr>
            </w:pPr>
          </w:p>
          <w:p w14:paraId="76F9A4B2" w14:textId="390BA835" w:rsidR="005926CC" w:rsidRDefault="005926CC" w:rsidP="00227273">
            <w:pPr>
              <w:spacing w:line="276" w:lineRule="auto"/>
              <w:jc w:val="center"/>
            </w:pPr>
            <w:r>
              <w:rPr>
                <w:rFonts w:ascii="Arial" w:hAnsi="Arial"/>
                <w:b/>
                <w:sz w:val="14"/>
              </w:rPr>
              <w:t>Stage 5</w:t>
            </w:r>
            <w:r>
              <w:rPr>
                <w:rFonts w:ascii="Arial" w:hAnsi="Arial"/>
                <w:b/>
                <w:sz w:val="14"/>
              </w:rPr>
              <w:br/>
              <w:t>Significance statement and interpretive priority</w:t>
            </w:r>
          </w:p>
        </w:tc>
        <w:tc>
          <w:tcPr>
            <w:tcW w:w="2376" w:type="dxa"/>
          </w:tcPr>
          <w:p w14:paraId="5F2F9E02" w14:textId="77777777" w:rsidR="00ED46AD" w:rsidRDefault="00ED46AD" w:rsidP="00227273">
            <w:pPr>
              <w:spacing w:line="276" w:lineRule="auto"/>
              <w:jc w:val="center"/>
              <w:rPr>
                <w:rFonts w:ascii="Arial" w:hAnsi="Arial"/>
                <w:sz w:val="14"/>
              </w:rPr>
            </w:pPr>
          </w:p>
          <w:p w14:paraId="62303B78" w14:textId="0805BCFB" w:rsidR="005926CC" w:rsidRDefault="005926CC" w:rsidP="00227273">
            <w:pPr>
              <w:spacing w:line="276" w:lineRule="auto"/>
              <w:jc w:val="center"/>
            </w:pPr>
            <w:r>
              <w:rPr>
                <w:rFonts w:ascii="Arial" w:hAnsi="Arial"/>
                <w:sz w:val="14"/>
              </w:rPr>
              <w:t>Synthesize contextual evidence and value analysis into a coherent, justified significance claim.</w:t>
            </w:r>
          </w:p>
        </w:tc>
        <w:tc>
          <w:tcPr>
            <w:tcW w:w="2736" w:type="dxa"/>
          </w:tcPr>
          <w:p w14:paraId="6F665FB4" w14:textId="77777777" w:rsidR="005926CC" w:rsidRDefault="005926CC" w:rsidP="00227273">
            <w:pPr>
              <w:spacing w:line="276" w:lineRule="auto"/>
              <w:jc w:val="center"/>
            </w:pPr>
            <w:r>
              <w:rPr>
                <w:rFonts w:ascii="Arial" w:hAnsi="Arial"/>
                <w:sz w:val="14"/>
              </w:rPr>
              <w:t>Draft a significance statement that explains what matters, why it matters, to whom it matters, and how this should guide interpretation.</w:t>
            </w:r>
          </w:p>
        </w:tc>
        <w:tc>
          <w:tcPr>
            <w:tcW w:w="2736" w:type="dxa"/>
          </w:tcPr>
          <w:p w14:paraId="457278EC" w14:textId="77777777" w:rsidR="005926CC" w:rsidRDefault="005926CC" w:rsidP="00227273">
            <w:pPr>
              <w:spacing w:line="276" w:lineRule="auto"/>
              <w:jc w:val="center"/>
            </w:pPr>
            <w:r>
              <w:rPr>
                <w:rFonts w:ascii="Arial" w:hAnsi="Arial"/>
                <w:sz w:val="14"/>
              </w:rPr>
              <w:t>Assists with structuring arguments, testing logical connections, and refining unclear or unsupported claims.</w:t>
            </w:r>
          </w:p>
        </w:tc>
        <w:tc>
          <w:tcPr>
            <w:tcW w:w="2880" w:type="dxa"/>
          </w:tcPr>
          <w:p w14:paraId="5395CB3A" w14:textId="77777777" w:rsidR="005926CC" w:rsidRDefault="005926CC" w:rsidP="00227273">
            <w:pPr>
              <w:spacing w:line="276" w:lineRule="auto"/>
              <w:jc w:val="center"/>
            </w:pPr>
            <w:r>
              <w:rPr>
                <w:rFonts w:ascii="Arial" w:hAnsi="Arial"/>
                <w:sz w:val="14"/>
              </w:rPr>
              <w:t>Students revise AI-generated suggestions, remove unsupported claims, and take responsibility for the final interpretive position.</w:t>
            </w:r>
          </w:p>
        </w:tc>
        <w:tc>
          <w:tcPr>
            <w:tcW w:w="2880" w:type="dxa"/>
          </w:tcPr>
          <w:p w14:paraId="34A25393" w14:textId="77777777" w:rsidR="005926CC" w:rsidRDefault="005926CC" w:rsidP="00227273">
            <w:pPr>
              <w:spacing w:line="276" w:lineRule="auto"/>
              <w:jc w:val="center"/>
            </w:pPr>
            <w:r>
              <w:rPr>
                <w:rFonts w:ascii="Arial" w:hAnsi="Arial"/>
                <w:sz w:val="14"/>
              </w:rPr>
              <w:t>A defensible significance statement that identifies the project’s central interpretive focus.</w:t>
            </w:r>
          </w:p>
        </w:tc>
      </w:tr>
      <w:tr w:rsidR="005926CC" w14:paraId="2648A3E2" w14:textId="77777777" w:rsidTr="00227273">
        <w:trPr>
          <w:jc w:val="center"/>
        </w:trPr>
        <w:tc>
          <w:tcPr>
            <w:tcW w:w="1368" w:type="dxa"/>
          </w:tcPr>
          <w:p w14:paraId="0AAF6919" w14:textId="77777777" w:rsidR="008B6D07" w:rsidRDefault="008B6D07" w:rsidP="00227273">
            <w:pPr>
              <w:spacing w:line="276" w:lineRule="auto"/>
              <w:jc w:val="center"/>
              <w:rPr>
                <w:rFonts w:ascii="Arial" w:hAnsi="Arial"/>
                <w:b/>
                <w:sz w:val="14"/>
              </w:rPr>
            </w:pPr>
          </w:p>
          <w:p w14:paraId="3D23F5B6" w14:textId="45EC0603" w:rsidR="005926CC" w:rsidRDefault="005926CC" w:rsidP="00227273">
            <w:pPr>
              <w:spacing w:line="276" w:lineRule="auto"/>
              <w:jc w:val="center"/>
            </w:pPr>
            <w:r>
              <w:rPr>
                <w:rFonts w:ascii="Arial" w:hAnsi="Arial"/>
                <w:b/>
                <w:sz w:val="14"/>
              </w:rPr>
              <w:t>Stage 6</w:t>
            </w:r>
            <w:r>
              <w:rPr>
                <w:rFonts w:ascii="Arial" w:hAnsi="Arial"/>
                <w:b/>
                <w:sz w:val="14"/>
              </w:rPr>
              <w:br/>
            </w:r>
            <w:r w:rsidRPr="001E19D3">
              <w:rPr>
                <w:rFonts w:ascii="Arial" w:hAnsi="Arial"/>
                <w:color w:val="00B050"/>
                <w:sz w:val="14"/>
                <w:rPrChange w:id="72" w:author="Yael Alef" w:date="2026-05-24T17:02:00Z" w16du:dateUtc="2026-05-24T14:02:00Z">
                  <w:rPr>
                    <w:rFonts w:ascii="Arial" w:hAnsi="Arial"/>
                    <w:b/>
                    <w:sz w:val="14"/>
                  </w:rPr>
                </w:rPrChange>
              </w:rPr>
              <w:t>Translation into digital storytelling</w:t>
            </w:r>
          </w:p>
        </w:tc>
        <w:tc>
          <w:tcPr>
            <w:tcW w:w="2376" w:type="dxa"/>
          </w:tcPr>
          <w:p w14:paraId="22EF7B52" w14:textId="77777777" w:rsidR="00ED46AD" w:rsidRDefault="00ED46AD" w:rsidP="00227273">
            <w:pPr>
              <w:spacing w:line="276" w:lineRule="auto"/>
              <w:jc w:val="center"/>
              <w:rPr>
                <w:rFonts w:ascii="Arial" w:hAnsi="Arial"/>
                <w:sz w:val="14"/>
              </w:rPr>
            </w:pPr>
          </w:p>
          <w:p w14:paraId="27961F4F" w14:textId="1036D754" w:rsidR="005926CC" w:rsidRDefault="005926CC" w:rsidP="00227273">
            <w:pPr>
              <w:spacing w:line="276" w:lineRule="auto"/>
              <w:jc w:val="center"/>
            </w:pPr>
            <w:r w:rsidRPr="008F668D">
              <w:rPr>
                <w:rFonts w:ascii="Arial" w:hAnsi="Arial"/>
                <w:color w:val="00B050"/>
                <w:sz w:val="14"/>
                <w:rPrChange w:id="73" w:author="Yael Alef" w:date="2026-05-24T16:54:00Z" w16du:dateUtc="2026-05-24T13:54:00Z">
                  <w:rPr>
                    <w:rFonts w:ascii="Arial" w:hAnsi="Arial"/>
                    <w:sz w:val="14"/>
                  </w:rPr>
                </w:rPrChange>
              </w:rPr>
              <w:t>Transform significance reasoning into narrative structure, interaction design, visual emphasis, and emotional/experiential framing.</w:t>
            </w:r>
          </w:p>
        </w:tc>
        <w:tc>
          <w:tcPr>
            <w:tcW w:w="2736" w:type="dxa"/>
          </w:tcPr>
          <w:p w14:paraId="453BEB85" w14:textId="77777777" w:rsidR="005926CC" w:rsidRDefault="005926CC" w:rsidP="00227273">
            <w:pPr>
              <w:spacing w:line="276" w:lineRule="auto"/>
              <w:jc w:val="center"/>
            </w:pPr>
            <w:r>
              <w:rPr>
                <w:rFonts w:ascii="Arial" w:hAnsi="Arial"/>
                <w:sz w:val="14"/>
              </w:rPr>
              <w:t>Develop story themes, narrative sequence, character or visitor perspective, media choices, interaction logic, and key moments of interpretation.</w:t>
            </w:r>
          </w:p>
        </w:tc>
        <w:tc>
          <w:tcPr>
            <w:tcW w:w="2736" w:type="dxa"/>
          </w:tcPr>
          <w:p w14:paraId="26C734A5" w14:textId="77777777" w:rsidR="005926CC" w:rsidRDefault="005926CC" w:rsidP="00227273">
            <w:pPr>
              <w:spacing w:line="276" w:lineRule="auto"/>
              <w:jc w:val="center"/>
            </w:pPr>
            <w:r w:rsidRPr="008F668D">
              <w:rPr>
                <w:rFonts w:ascii="Arial" w:hAnsi="Arial"/>
                <w:color w:val="00B050"/>
                <w:sz w:val="14"/>
                <w:rPrChange w:id="74" w:author="Yael Alef" w:date="2026-05-24T16:54:00Z" w16du:dateUtc="2026-05-24T13:54:00Z">
                  <w:rPr>
                    <w:rFonts w:ascii="Arial" w:hAnsi="Arial"/>
                    <w:sz w:val="14"/>
                  </w:rPr>
                </w:rPrChange>
              </w:rPr>
              <w:t>Suggests possible storytelling frameworks, narrative arcs, visitor journeys, and ways to connect value claims with design decisions.</w:t>
            </w:r>
          </w:p>
        </w:tc>
        <w:tc>
          <w:tcPr>
            <w:tcW w:w="2880" w:type="dxa"/>
          </w:tcPr>
          <w:p w14:paraId="433B63ED" w14:textId="77777777" w:rsidR="005926CC" w:rsidRDefault="005926CC" w:rsidP="00227273">
            <w:pPr>
              <w:spacing w:line="276" w:lineRule="auto"/>
              <w:jc w:val="center"/>
            </w:pPr>
            <w:r>
              <w:rPr>
                <w:rFonts w:ascii="Arial" w:hAnsi="Arial"/>
                <w:sz w:val="14"/>
              </w:rPr>
              <w:t>Students decide which story direction is culturally responsible, technically feasible, and coherent with the assessed significance.</w:t>
            </w:r>
          </w:p>
        </w:tc>
        <w:tc>
          <w:tcPr>
            <w:tcW w:w="2880" w:type="dxa"/>
          </w:tcPr>
          <w:p w14:paraId="58754799" w14:textId="77777777" w:rsidR="005926CC" w:rsidRDefault="005926CC" w:rsidP="00227273">
            <w:pPr>
              <w:spacing w:line="276" w:lineRule="auto"/>
              <w:jc w:val="center"/>
            </w:pPr>
            <w:r>
              <w:rPr>
                <w:rFonts w:ascii="Arial" w:hAnsi="Arial"/>
                <w:sz w:val="14"/>
              </w:rPr>
              <w:t>A digital heritage storytelling framework in which narrative and design choices are grounded in cultural significance rather than surface spectacle.</w:t>
            </w:r>
          </w:p>
        </w:tc>
      </w:tr>
    </w:tbl>
    <w:p w14:paraId="3092B548" w14:textId="4D0F5107" w:rsidR="00743588" w:rsidRDefault="00743588" w:rsidP="00E20E61">
      <w:pPr>
        <w:spacing w:before="120" w:line="276" w:lineRule="auto"/>
      </w:pPr>
    </w:p>
    <w:p w14:paraId="7BA3C27E" w14:textId="3DECA7B7" w:rsidR="005926CC" w:rsidRPr="004A78D6" w:rsidRDefault="00A34AAE" w:rsidP="003C3EE1">
      <w:pPr>
        <w:pStyle w:val="ArticleText"/>
        <w:ind w:firstLine="360"/>
        <w:rPr>
          <w:rFonts w:cs="Times New Roman"/>
          <w:lang w:val="en-US"/>
        </w:rPr>
      </w:pPr>
      <w:r w:rsidRPr="00A34AAE">
        <w:rPr>
          <w:rFonts w:cs="Times New Roman"/>
          <w:lang w:val="en-US"/>
        </w:rPr>
        <w:t xml:space="preserve">As shown in Table </w:t>
      </w:r>
      <w:r w:rsidR="00E20E61">
        <w:rPr>
          <w:rFonts w:cs="Times New Roman"/>
          <w:lang w:val="en-US"/>
        </w:rPr>
        <w:t>1</w:t>
      </w:r>
      <w:r w:rsidRPr="00A34AAE">
        <w:rPr>
          <w:rFonts w:cs="Times New Roman"/>
          <w:lang w:val="en-US"/>
        </w:rPr>
        <w:t xml:space="preserve">, each stage </w:t>
      </w:r>
      <w:r w:rsidR="00E221B6">
        <w:rPr>
          <w:rFonts w:cs="Times New Roman"/>
          <w:lang w:val="en-US"/>
        </w:rPr>
        <w:t>create</w:t>
      </w:r>
      <w:r w:rsidR="000848C8">
        <w:rPr>
          <w:rFonts w:cs="Times New Roman"/>
          <w:lang w:val="en-US"/>
        </w:rPr>
        <w:t>s</w:t>
      </w:r>
      <w:r w:rsidRPr="00A34AAE">
        <w:rPr>
          <w:rFonts w:cs="Times New Roman"/>
          <w:lang w:val="en-US"/>
        </w:rPr>
        <w:t xml:space="preserve"> a concrete project output that contributed to the development of </w:t>
      </w:r>
      <w:r w:rsidR="000848C8">
        <w:rPr>
          <w:rFonts w:cs="Times New Roman"/>
          <w:lang w:val="en-US"/>
        </w:rPr>
        <w:t>students’</w:t>
      </w:r>
      <w:r w:rsidRPr="00A34AAE">
        <w:rPr>
          <w:rFonts w:cs="Times New Roman"/>
          <w:lang w:val="en-US"/>
        </w:rPr>
        <w:t xml:space="preserve"> final digital </w:t>
      </w:r>
      <w:r w:rsidR="000848C8">
        <w:rPr>
          <w:rFonts w:cs="Times New Roman"/>
          <w:lang w:val="en-US"/>
        </w:rPr>
        <w:t xml:space="preserve">heritage </w:t>
      </w:r>
      <w:r w:rsidRPr="00A34AAE">
        <w:rPr>
          <w:rFonts w:cs="Times New Roman"/>
          <w:lang w:val="en-US"/>
        </w:rPr>
        <w:t xml:space="preserve">storytelling project. The early stages helped students establish a documented basis for interpretation, </w:t>
      </w:r>
      <w:r w:rsidR="005E30B9">
        <w:rPr>
          <w:rFonts w:cs="Times New Roman"/>
          <w:lang w:val="en-US"/>
        </w:rPr>
        <w:t>and</w:t>
      </w:r>
      <w:r w:rsidRPr="00A34AAE">
        <w:rPr>
          <w:rFonts w:cs="Times New Roman"/>
          <w:lang w:val="en-US"/>
        </w:rPr>
        <w:t xml:space="preserve"> the later stages required them to refine their assessment into a significance statement and then </w:t>
      </w:r>
      <w:r w:rsidR="005E30B9">
        <w:rPr>
          <w:rFonts w:cs="Times New Roman"/>
          <w:lang w:val="en-US"/>
        </w:rPr>
        <w:t xml:space="preserve">help them to </w:t>
      </w:r>
      <w:r w:rsidRPr="00A34AAE">
        <w:rPr>
          <w:rFonts w:cs="Times New Roman"/>
          <w:lang w:val="en-US"/>
        </w:rPr>
        <w:t>translate it into narrative and design decisions. The workflow</w:t>
      </w:r>
      <w:r w:rsidR="008C2717">
        <w:rPr>
          <w:rFonts w:cs="Times New Roman"/>
          <w:lang w:val="en-US"/>
        </w:rPr>
        <w:t xml:space="preserve"> </w:t>
      </w:r>
      <w:r w:rsidRPr="00A34AAE">
        <w:rPr>
          <w:rFonts w:cs="Times New Roman"/>
          <w:lang w:val="en-US"/>
        </w:rPr>
        <w:t>function</w:t>
      </w:r>
      <w:r w:rsidR="008C2717">
        <w:rPr>
          <w:rFonts w:cs="Times New Roman"/>
          <w:lang w:val="en-US"/>
        </w:rPr>
        <w:t xml:space="preserve">s </w:t>
      </w:r>
      <w:r w:rsidRPr="00A34AAE">
        <w:rPr>
          <w:rFonts w:cs="Times New Roman"/>
          <w:lang w:val="en-US"/>
        </w:rPr>
        <w:t xml:space="preserve">as </w:t>
      </w:r>
      <w:r w:rsidR="00F67A30">
        <w:rPr>
          <w:rFonts w:cs="Times New Roman"/>
          <w:lang w:val="en-US"/>
        </w:rPr>
        <w:t xml:space="preserve">an important </w:t>
      </w:r>
      <w:r w:rsidRPr="00A34AAE">
        <w:rPr>
          <w:rFonts w:cs="Times New Roman"/>
          <w:lang w:val="en-US"/>
        </w:rPr>
        <w:t>project-development structure used in the course, allowing students and instructors to review progress at multiple points.</w:t>
      </w:r>
    </w:p>
    <w:p w14:paraId="55CEACAF" w14:textId="77777777" w:rsidR="003C3EE1" w:rsidRDefault="003C3EE1" w:rsidP="003C3EE1">
      <w:pPr>
        <w:pStyle w:val="ArticleText"/>
        <w:ind w:firstLine="360"/>
        <w:rPr>
          <w:rFonts w:cs="Times New Roman"/>
          <w:lang w:val="en-US"/>
        </w:rPr>
      </w:pPr>
    </w:p>
    <w:p w14:paraId="3768D433" w14:textId="77777777" w:rsidR="00133ED2" w:rsidRDefault="00133ED2" w:rsidP="003C3EE1">
      <w:pPr>
        <w:pStyle w:val="ArticleText"/>
        <w:ind w:firstLine="360"/>
        <w:rPr>
          <w:rFonts w:cs="Times New Roman"/>
          <w:lang w:val="en-US"/>
        </w:rPr>
      </w:pPr>
    </w:p>
    <w:p w14:paraId="0C2D57AE" w14:textId="29B0C219" w:rsidR="00133ED2" w:rsidRDefault="00117942" w:rsidP="003C3EE1">
      <w:pPr>
        <w:pStyle w:val="ArticleText"/>
        <w:ind w:firstLine="360"/>
        <w:rPr>
          <w:rFonts w:cs="Times New Roman"/>
          <w:b/>
          <w:bCs/>
          <w:lang w:val="en-US"/>
        </w:rPr>
      </w:pPr>
      <w:r>
        <w:rPr>
          <w:rFonts w:cs="Times New Roman"/>
          <w:lang w:val="en-US"/>
        </w:rPr>
        <w:t>[</w:t>
      </w:r>
      <w:r w:rsidR="007F622E">
        <w:rPr>
          <w:rFonts w:cs="Times New Roman"/>
          <w:lang w:val="en-US"/>
        </w:rPr>
        <w:t>To be continued…</w:t>
      </w:r>
      <w:r>
        <w:rPr>
          <w:rFonts w:cs="Times New Roman"/>
          <w:lang w:val="en-US"/>
        </w:rPr>
        <w:t>]</w:t>
      </w:r>
    </w:p>
    <w:p w14:paraId="2C6C8430" w14:textId="77777777" w:rsidR="00D70E26" w:rsidRDefault="00D70E26" w:rsidP="003C3EE1">
      <w:pPr>
        <w:pStyle w:val="ArticleText"/>
        <w:ind w:firstLine="360"/>
        <w:rPr>
          <w:rFonts w:cs="Times New Roman"/>
          <w:b/>
          <w:bCs/>
          <w:lang w:val="en-US"/>
        </w:rPr>
      </w:pPr>
    </w:p>
    <w:p w14:paraId="0765FCF5" w14:textId="42FC228E" w:rsidR="00CE6211" w:rsidRPr="004A78D6" w:rsidRDefault="00CE6211" w:rsidP="00CE6211">
      <w:pPr>
        <w:pStyle w:val="ArticleText"/>
        <w:ind w:firstLine="0"/>
        <w:rPr>
          <w:rFonts w:eastAsia="SimSun" w:cs="Times New Roman"/>
          <w14:ligatures w14:val="none"/>
        </w:rPr>
      </w:pPr>
    </w:p>
    <w:sectPr w:rsidR="00CE6211" w:rsidRPr="004A78D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Yael Alef" w:date="2026-05-22T15:15:00Z" w:initials="YA">
    <w:p w14:paraId="0F8F8A10" w14:textId="77777777" w:rsidR="00CA518F" w:rsidRPr="00110FB2" w:rsidRDefault="00CA518F" w:rsidP="00CA518F">
      <w:pPr>
        <w:pStyle w:val="af4"/>
        <w:bidi/>
        <w:jc w:val="right"/>
        <w:rPr>
          <w:rFonts w:hint="cs"/>
          <w:rtl/>
          <w:lang w:val="en-US" w:bidi="he-IL"/>
        </w:rPr>
      </w:pPr>
      <w:r>
        <w:rPr>
          <w:rStyle w:val="af3"/>
        </w:rPr>
        <w:annotationRef/>
      </w:r>
      <w:r>
        <w:rPr>
          <w:lang w:val="en-US"/>
        </w:rPr>
        <w:t>I think this one</w:t>
      </w:r>
    </w:p>
  </w:comment>
  <w:comment w:id="3" w:author="Yael Alef" w:date="2026-05-24T17:06:00Z" w:initials="YA">
    <w:p w14:paraId="113E57D7" w14:textId="77777777" w:rsidR="00714E07" w:rsidRDefault="00714E07" w:rsidP="00714E07">
      <w:pPr>
        <w:pStyle w:val="af4"/>
        <w:bidi/>
        <w:jc w:val="right"/>
      </w:pPr>
      <w:r>
        <w:rPr>
          <w:rStyle w:val="af3"/>
        </w:rPr>
        <w:annotationRef/>
      </w:r>
      <w:r>
        <w:rPr>
          <w:lang w:val="en-US"/>
        </w:rPr>
        <w:t>Also think about “Human AI Collaboration” instead Human in the loop ? Not sure. What do u think?</w:t>
      </w:r>
    </w:p>
  </w:comment>
  <w:comment w:id="0" w:author="Yael Alef" w:date="2026-05-24T12:10:00Z" w:initials="YA">
    <w:p w14:paraId="01031F1B" w14:textId="77777777" w:rsidR="00A610D9" w:rsidRDefault="00FC2AD7" w:rsidP="00A610D9">
      <w:pPr>
        <w:pStyle w:val="af4"/>
        <w:bidi/>
      </w:pPr>
      <w:r>
        <w:rPr>
          <w:rStyle w:val="af3"/>
        </w:rPr>
        <w:annotationRef/>
      </w:r>
      <w:r w:rsidR="00A610D9">
        <w:t>General orientation note for the paper — three threads that run through the per-passage comments below.</w:t>
      </w:r>
    </w:p>
    <w:p w14:paraId="6FCCF159" w14:textId="77777777" w:rsidR="00A610D9" w:rsidRDefault="00A610D9" w:rsidP="00A610D9">
      <w:pPr>
        <w:pStyle w:val="af4"/>
        <w:bidi/>
      </w:pPr>
    </w:p>
    <w:p w14:paraId="2453D96C" w14:textId="77777777" w:rsidR="00A610D9" w:rsidRDefault="00A610D9" w:rsidP="00A610D9">
      <w:pPr>
        <w:pStyle w:val="af4"/>
        <w:bidi/>
      </w:pPr>
      <w:r>
        <w:t>(1) Tool vs. adaptation. Cultural InSites was originally built mostly for professionals to produce defensible significance assessments that primarily inform conservation decision-making. This study tests its transferability to non-heritage undergraduates and extends it into storytelling. Naming the tool/adaptation distinction in RQ1, in the InSites framework or the Methodology (how the adaptation was implemented in practice), and in Table 1 (Stages 0 and 6 as the adaptation; Stages 1–5 closer to the original) lets each move land where it does its work.</w:t>
      </w:r>
    </w:p>
    <w:p w14:paraId="3FC8CD71" w14:textId="77777777" w:rsidR="00A610D9" w:rsidRDefault="00A610D9" w:rsidP="00A610D9">
      <w:pPr>
        <w:pStyle w:val="af4"/>
        <w:bidi/>
      </w:pPr>
    </w:p>
    <w:p w14:paraId="157E2D4A" w14:textId="77777777" w:rsidR="00A610D9" w:rsidRDefault="00A610D9" w:rsidP="00A610D9">
      <w:pPr>
        <w:pStyle w:val="af4"/>
        <w:bidi/>
      </w:pPr>
      <w:r>
        <w:t>(2) Citations to prior work. CBSA, the context effect, and the HITL-as-governance framing originate in our CAA 2025 paper and the public repository (https://github.com/InSites-Lab/Insites-CAA2026 — README as entry point; URL may change before publication). Two further papers in early writing/publication will provide more material: CAA 2026 on the design principles, and a Heritage 4.0 proceeding on the epistemic scaffolding and governance focus. We will provide  the full CAA 2025 reference.</w:t>
      </w:r>
    </w:p>
    <w:p w14:paraId="249C1D11" w14:textId="77777777" w:rsidR="00A610D9" w:rsidRDefault="00A610D9" w:rsidP="00A610D9">
      <w:pPr>
        <w:pStyle w:val="af4"/>
        <w:bidi/>
      </w:pPr>
    </w:p>
    <w:p w14:paraId="1525BB69" w14:textId="77777777" w:rsidR="00A610D9" w:rsidRDefault="00A610D9" w:rsidP="00A610D9">
      <w:pPr>
        <w:pStyle w:val="af4"/>
        <w:bidi/>
      </w:pPr>
      <w:r>
        <w:t>(3) Terminology. "Cultural InSites" (not "Cultural InSites LLM"). A short definition belongs at first mention in the Introduction; the full architecture (persona + stages + mini-agent workflows) belongs at the top of §4, before Table 1 — see per-passage comments at both locations. After the first "Human-in-the-Loop" mention, use HITL consistently.</w:t>
      </w:r>
    </w:p>
  </w:comment>
  <w:comment w:id="1" w:author="Yael Alef" w:date="2026-05-24T13:43:00Z" w:initials="YA">
    <w:p w14:paraId="79FD9DBD" w14:textId="77777777" w:rsidR="00582E0A" w:rsidRDefault="00582E0A" w:rsidP="00582E0A">
      <w:pPr>
        <w:pStyle w:val="af4"/>
        <w:bidi/>
        <w:jc w:val="right"/>
      </w:pPr>
      <w:r>
        <w:rPr>
          <w:rStyle w:val="af3"/>
        </w:rPr>
        <w:annotationRef/>
      </w:r>
      <w:r>
        <w:rPr>
          <w:lang w:val="en-US"/>
        </w:rPr>
        <w:t xml:space="preserve">One more considiration in citations etc- is it blind peer review? </w:t>
      </w:r>
    </w:p>
  </w:comment>
  <w:comment w:id="8" w:author="Yael Alef" w:date="2026-05-24T18:08:00Z" w:initials="YA">
    <w:p w14:paraId="7FD139D8" w14:textId="64E8DF6B" w:rsidR="00A610D9" w:rsidRDefault="00A610D9">
      <w:pPr>
        <w:pStyle w:val="af4"/>
      </w:pPr>
      <w:r>
        <w:rPr>
          <w:rStyle w:val="af3"/>
        </w:rPr>
        <w:annotationRef/>
      </w:r>
      <w:r>
        <w:t>Suggested short definition at first mention: "Cultural InSites is a prompt-engineered AI system on top of a general-purpose LLM (no fine-tuning) — a heritage-assessment persona running a staged Human-in-the-Loop workflow, with modular mini-agent workflows invoked on demand." One sentence, anchors what kind of system the rest of the paper is talking about. (Fuller architecture lives at the top of §4; see comment there.)</w:t>
      </w:r>
    </w:p>
  </w:comment>
  <w:comment w:id="9" w:author="Yael Alef" w:date="2026-05-24T13:10:00Z" w:initials="YA">
    <w:p w14:paraId="703DA89F" w14:textId="59107D4B" w:rsidR="00A97BC4" w:rsidRPr="00F904B0" w:rsidRDefault="00A97BC4">
      <w:pPr>
        <w:pStyle w:val="af4"/>
        <w:rPr>
          <w:lang w:val="en-US"/>
        </w:rPr>
      </w:pPr>
      <w:r>
        <w:rPr>
          <w:rStyle w:val="af3"/>
        </w:rPr>
        <w:annotationRef/>
      </w:r>
      <w:r>
        <w:t>First occurrence — introduce the abbreviation here: "...human-in-the-loop (HITL)..." Then use HITL on all subsequent mentions.</w:t>
      </w:r>
    </w:p>
  </w:comment>
  <w:comment w:id="15" w:author="Yael Alef" w:date="2026-05-22T15:46:00Z" w:initials="YA">
    <w:p w14:paraId="076553EC" w14:textId="4224D790" w:rsidR="00110FB2" w:rsidRDefault="00110FB2" w:rsidP="00110FB2">
      <w:pPr>
        <w:pStyle w:val="af4"/>
        <w:rPr>
          <w:lang w:bidi="he-IL"/>
        </w:rPr>
      </w:pPr>
      <w:r>
        <w:rPr>
          <w:rStyle w:val="af3"/>
        </w:rPr>
        <w:annotationRef/>
      </w:r>
      <w:r w:rsidR="00346B46">
        <w:rPr>
          <w:lang w:val="en-US"/>
        </w:rPr>
        <w:t>Suggested rewrite: "This study investigates how Cultural InSites, a prompt-engineered AI workflow built around the CBSA method, can support non-heritage students' learning of Context-Based Significance Assessment (CBSA) within a one-semester course. It embeds CBSA into a Human-in-the-Loop (HITL) workflow [cite Heritage 4.0 / CAA 2026]."</w:t>
      </w:r>
    </w:p>
  </w:comment>
  <w:comment w:id="16" w:author="Yael Alef" w:date="2026-05-22T17:32:00Z" w:initials="YA">
    <w:p w14:paraId="7CD9045D" w14:textId="36267D1B" w:rsidR="00F34D66" w:rsidRDefault="00F34D66" w:rsidP="00F34D66">
      <w:pPr>
        <w:pStyle w:val="af4"/>
        <w:bidi/>
        <w:jc w:val="right"/>
      </w:pPr>
      <w:r>
        <w:rPr>
          <w:rStyle w:val="af3"/>
        </w:rPr>
        <w:annotationRef/>
      </w:r>
      <w:r w:rsidR="00A97BC4">
        <w:rPr>
          <w:lang w:val="en-US"/>
        </w:rPr>
        <w:t>Reason: adds basic explanation of what the bot is technically, so we don't need to add anything but "Cultural InSites" at each occurrence — except at the beginning of the workflow section.</w:t>
      </w:r>
    </w:p>
  </w:comment>
  <w:comment w:id="14" w:author="Yael Alef" w:date="2026-05-24T08:23:00Z" w:initials="YA">
    <w:p w14:paraId="26B75632" w14:textId="5A04471B" w:rsidR="004F15A2" w:rsidRPr="00C70711" w:rsidRDefault="004F15A2">
      <w:pPr>
        <w:pStyle w:val="af4"/>
        <w:rPr>
          <w:lang w:val="en-US" w:bidi="he-IL"/>
        </w:rPr>
      </w:pPr>
      <w:r>
        <w:rPr>
          <w:rStyle w:val="af3"/>
        </w:rPr>
        <w:annotationRef/>
      </w:r>
      <w:r w:rsidR="00C70711">
        <w:t>Consider adding one sentence here naming the design-to-use shift, e.g.: "Although Cultural InSites was originally designed for trained heritage professionals, this study tests whether it can support non-heritage undergraduates' learning of CBSA in a one-semester course." (Orientation note on the title covers the broader framing.)</w:t>
      </w:r>
    </w:p>
  </w:comment>
  <w:comment w:id="17" w:author="Yael Alef" w:date="2026-05-24T08:23:00Z" w:initials="YA">
    <w:p w14:paraId="716C325B" w14:textId="198E2139" w:rsidR="004F15A2" w:rsidRPr="00582E0A" w:rsidRDefault="004F15A2">
      <w:pPr>
        <w:pStyle w:val="af4"/>
        <w:rPr>
          <w:lang w:val="en-US"/>
        </w:rPr>
      </w:pPr>
      <w:r>
        <w:rPr>
          <w:rStyle w:val="af3"/>
        </w:rPr>
        <w:annotationRef/>
      </w:r>
      <w:r w:rsidR="00A97BC4">
        <w:t>CBSA at first mention — please cite the CAA 2025 paper here. [Yuval/Yael to provide the full reference.] A separate operational reference to the public repo belongs at the context-effect mention below.</w:t>
      </w:r>
    </w:p>
  </w:comment>
  <w:comment w:id="18" w:author="Yael Alef" w:date="2026-05-24T13:41:00Z" w:initials="YA">
    <w:p w14:paraId="4078786C" w14:textId="77777777" w:rsidR="00582E0A" w:rsidRDefault="00582E0A" w:rsidP="00582E0A">
      <w:pPr>
        <w:pStyle w:val="af4"/>
        <w:bidi/>
        <w:jc w:val="right"/>
      </w:pPr>
      <w:r>
        <w:rPr>
          <w:rStyle w:val="af3"/>
        </w:rPr>
        <w:annotationRef/>
      </w:r>
      <w:r>
        <w:rPr>
          <w:lang w:val="en-US"/>
        </w:rPr>
        <w:t>Yael will add here, EAC and other valuable citations</w:t>
      </w:r>
    </w:p>
  </w:comment>
  <w:comment w:id="22" w:author="Yael Alef" w:date="2026-05-24T08:23:00Z" w:initials="YA">
    <w:p w14:paraId="664C745E" w14:textId="64B9468C" w:rsidR="004F15A2" w:rsidRDefault="004F15A2">
      <w:pPr>
        <w:pStyle w:val="af4"/>
      </w:pPr>
      <w:r>
        <w:rPr>
          <w:rStyle w:val="af3"/>
        </w:rPr>
        <w:annotationRef/>
      </w:r>
      <w:r w:rsidR="00A97BC4">
        <w:t xml:space="preserve">Two citation slots for the context effect: (1) theoretical — CAA 2025 paper [full reference forthcoming]; (2) operational — the public repository (https://github.com/InSites-Lab/Insites-CAA2026 — README as entry point; URL is a placeholder, may change before publication). Note: the epistemic notation in the current repo (Tier 1/Tier 2, </w:t>
      </w:r>
      <w:r w:rsidR="00A97BC4">
        <w:rPr>
          <w:rFonts w:ascii="Segoe UI Emoji" w:hAnsi="Segoe UI Emoji" w:cs="Segoe UI Emoji"/>
        </w:rPr>
        <w:t>〰</w:t>
      </w:r>
      <w:r w:rsidR="00A97BC4">
        <w:rPr>
          <w:rFonts w:ascii="Segoe UI Emoji" w:hAnsi="Segoe UI Emoji" w:cs="Segoe UI Emoji"/>
        </w:rPr>
        <w:t>️</w:t>
      </w:r>
      <w:r w:rsidR="00A97BC4">
        <w:t>/</w:t>
      </w:r>
      <w:r w:rsidR="00A97BC4">
        <w:rPr>
          <w:rFonts w:ascii="Segoe UI Emoji" w:hAnsi="Segoe UI Emoji" w:cs="Segoe UI Emoji"/>
        </w:rPr>
        <w:t>💭</w:t>
      </w:r>
      <w:r w:rsidR="00A97BC4">
        <w:t xml:space="preserve"> markers) was not in the version used in the course; please don't carry it into the paper.</w:t>
      </w:r>
    </w:p>
  </w:comment>
  <w:comment w:id="19" w:author="chao" w:date="2026-05-20T20:17:00Z" w:initials="c">
    <w:p w14:paraId="1FB87D2D" w14:textId="101BAD26" w:rsidR="00C80BEC" w:rsidRPr="00582E0A" w:rsidRDefault="00C80BEC">
      <w:pPr>
        <w:pStyle w:val="af4"/>
        <w:rPr>
          <w:lang w:val="en-US"/>
        </w:rPr>
      </w:pPr>
      <w:r>
        <w:rPr>
          <w:rStyle w:val="af3"/>
        </w:rPr>
        <w:annotationRef/>
      </w:r>
      <w:r>
        <w:t>From Yael and Yuval’s Cultural Insites Bot</w:t>
      </w:r>
    </w:p>
  </w:comment>
  <w:comment w:id="20" w:author="Yael Alef" w:date="2026-05-22T14:26:00Z" w:initials="YA">
    <w:p w14:paraId="32952245" w14:textId="77777777" w:rsidR="00582E0A" w:rsidRDefault="00C6350E" w:rsidP="00582E0A">
      <w:pPr>
        <w:pStyle w:val="af4"/>
        <w:bidi/>
        <w:jc w:val="right"/>
      </w:pPr>
      <w:r>
        <w:rPr>
          <w:rStyle w:val="af3"/>
        </w:rPr>
        <w:annotationRef/>
      </w:r>
      <w:r w:rsidR="00582E0A">
        <w:rPr>
          <w:lang w:val="en-US"/>
        </w:rPr>
        <w:t xml:space="preserve">Refer to CAA 2026 and the bot Instructions in the GitHub </w:t>
      </w:r>
    </w:p>
  </w:comment>
  <w:comment w:id="21" w:author="Yael Alef" w:date="2026-05-24T13:45:00Z" w:initials="YA">
    <w:p w14:paraId="64E7AC89" w14:textId="77777777" w:rsidR="00582E0A" w:rsidRDefault="00582E0A" w:rsidP="00582E0A">
      <w:pPr>
        <w:pStyle w:val="af4"/>
        <w:bidi/>
        <w:jc w:val="right"/>
      </w:pPr>
      <w:r>
        <w:rPr>
          <w:rStyle w:val="af3"/>
        </w:rPr>
        <w:annotationRef/>
      </w:r>
      <w:r>
        <w:rPr>
          <w:lang w:val="en-US"/>
        </w:rPr>
        <w:t>Two</w:t>
      </w:r>
      <w:r>
        <w:t xml:space="preserve"> </w:t>
      </w:r>
      <w:r>
        <w:rPr>
          <w:lang w:val="en-US"/>
        </w:rPr>
        <w:t>citation</w:t>
      </w:r>
      <w:r>
        <w:t xml:space="preserve"> </w:t>
      </w:r>
      <w:r>
        <w:rPr>
          <w:lang w:val="en-US"/>
        </w:rPr>
        <w:t>slots</w:t>
      </w:r>
      <w:r>
        <w:t xml:space="preserve"> </w:t>
      </w:r>
      <w:r>
        <w:rPr>
          <w:lang w:val="en-US"/>
        </w:rPr>
        <w:t>for</w:t>
      </w:r>
      <w:r>
        <w:t xml:space="preserve"> </w:t>
      </w:r>
      <w:r>
        <w:rPr>
          <w:lang w:val="en-US"/>
        </w:rPr>
        <w:t>the</w:t>
      </w:r>
      <w:r>
        <w:t xml:space="preserve"> </w:t>
      </w:r>
      <w:r>
        <w:rPr>
          <w:lang w:val="en-US"/>
        </w:rPr>
        <w:t>context</w:t>
      </w:r>
      <w:r>
        <w:t xml:space="preserve"> </w:t>
      </w:r>
      <w:r>
        <w:rPr>
          <w:lang w:val="en-US"/>
        </w:rPr>
        <w:t>effect</w:t>
      </w:r>
      <w:r>
        <w:t xml:space="preserve">: (1) </w:t>
      </w:r>
      <w:r>
        <w:rPr>
          <w:lang w:val="en-US"/>
        </w:rPr>
        <w:t>theoretical</w:t>
      </w:r>
      <w:r>
        <w:t xml:space="preserve"> </w:t>
      </w:r>
      <w:r>
        <w:rPr>
          <w:rFonts w:hint="eastAsia"/>
          <w:rtl/>
        </w:rPr>
        <w:t>—</w:t>
      </w:r>
      <w:r>
        <w:t xml:space="preserve"> </w:t>
      </w:r>
      <w:r>
        <w:rPr>
          <w:lang w:val="en-US"/>
        </w:rPr>
        <w:t>CAA</w:t>
      </w:r>
      <w:r>
        <w:t xml:space="preserve"> 2025 </w:t>
      </w:r>
      <w:r>
        <w:rPr>
          <w:lang w:val="en-US"/>
        </w:rPr>
        <w:t>paper</w:t>
      </w:r>
      <w:r>
        <w:t xml:space="preserve"> [</w:t>
      </w:r>
      <w:r>
        <w:rPr>
          <w:lang w:val="en-US"/>
        </w:rPr>
        <w:t>full</w:t>
      </w:r>
      <w:r>
        <w:t xml:space="preserve"> </w:t>
      </w:r>
      <w:r>
        <w:rPr>
          <w:lang w:val="en-US"/>
        </w:rPr>
        <w:t>reference</w:t>
      </w:r>
      <w:r>
        <w:t xml:space="preserve"> </w:t>
      </w:r>
      <w:r>
        <w:rPr>
          <w:lang w:val="en-US"/>
        </w:rPr>
        <w:t>forthcoming</w:t>
      </w:r>
      <w:r>
        <w:t xml:space="preserve">]; (2) </w:t>
      </w:r>
      <w:r>
        <w:rPr>
          <w:lang w:val="en-US"/>
        </w:rPr>
        <w:t>operational</w:t>
      </w:r>
      <w:r>
        <w:t xml:space="preserve"> </w:t>
      </w:r>
      <w:r>
        <w:rPr>
          <w:rFonts w:hint="eastAsia"/>
          <w:rtl/>
        </w:rPr>
        <w:t>—</w:t>
      </w:r>
      <w:r>
        <w:t xml:space="preserve"> </w:t>
      </w:r>
      <w:r>
        <w:rPr>
          <w:lang w:val="en-US"/>
        </w:rPr>
        <w:t>the</w:t>
      </w:r>
      <w:r>
        <w:t xml:space="preserve"> </w:t>
      </w:r>
      <w:r>
        <w:rPr>
          <w:lang w:val="en-US"/>
        </w:rPr>
        <w:t>public</w:t>
      </w:r>
      <w:r>
        <w:t xml:space="preserve"> </w:t>
      </w:r>
      <w:r>
        <w:rPr>
          <w:lang w:val="en-US"/>
        </w:rPr>
        <w:t>repository</w:t>
      </w:r>
      <w:r>
        <w:t xml:space="preserve"> (</w:t>
      </w:r>
      <w:r>
        <w:rPr>
          <w:lang w:val="en-US"/>
        </w:rPr>
        <w:t>https</w:t>
      </w:r>
      <w:r>
        <w:t>://</w:t>
      </w:r>
      <w:r>
        <w:rPr>
          <w:lang w:val="en-US"/>
        </w:rPr>
        <w:t>github</w:t>
      </w:r>
      <w:r>
        <w:t>.</w:t>
      </w:r>
      <w:r>
        <w:rPr>
          <w:lang w:val="en-US"/>
        </w:rPr>
        <w:t>com</w:t>
      </w:r>
      <w:r>
        <w:t>/</w:t>
      </w:r>
      <w:r>
        <w:rPr>
          <w:lang w:val="en-US"/>
        </w:rPr>
        <w:t>InSites</w:t>
      </w:r>
      <w:r>
        <w:t>-</w:t>
      </w:r>
      <w:r>
        <w:rPr>
          <w:lang w:val="en-US"/>
        </w:rPr>
        <w:t>Lab</w:t>
      </w:r>
      <w:r>
        <w:t>/</w:t>
      </w:r>
      <w:r>
        <w:rPr>
          <w:lang w:val="en-US"/>
        </w:rPr>
        <w:t>Insites</w:t>
      </w:r>
      <w:r>
        <w:t>-</w:t>
      </w:r>
      <w:r>
        <w:rPr>
          <w:lang w:val="en-US"/>
        </w:rPr>
        <w:t>CAA</w:t>
      </w:r>
      <w:r>
        <w:t xml:space="preserve">2026 </w:t>
      </w:r>
      <w:r>
        <w:rPr>
          <w:rFonts w:hint="eastAsia"/>
          <w:rtl/>
        </w:rPr>
        <w:t>—</w:t>
      </w:r>
      <w:r>
        <w:t xml:space="preserve"> </w:t>
      </w:r>
      <w:r>
        <w:rPr>
          <w:lang w:val="en-US"/>
        </w:rPr>
        <w:t>README</w:t>
      </w:r>
      <w:r>
        <w:t xml:space="preserve"> </w:t>
      </w:r>
      <w:r>
        <w:rPr>
          <w:lang w:val="en-US"/>
        </w:rPr>
        <w:t>as</w:t>
      </w:r>
      <w:r>
        <w:t xml:space="preserve"> </w:t>
      </w:r>
      <w:r>
        <w:rPr>
          <w:lang w:val="en-US"/>
        </w:rPr>
        <w:t>entry</w:t>
      </w:r>
      <w:r>
        <w:t xml:space="preserve"> </w:t>
      </w:r>
      <w:r>
        <w:rPr>
          <w:lang w:val="en-US"/>
        </w:rPr>
        <w:t>point</w:t>
      </w:r>
      <w:r>
        <w:t xml:space="preserve">; </w:t>
      </w:r>
      <w:r>
        <w:rPr>
          <w:lang w:val="en-US"/>
        </w:rPr>
        <w:t>URL</w:t>
      </w:r>
      <w:r>
        <w:t xml:space="preserve"> </w:t>
      </w:r>
      <w:r>
        <w:rPr>
          <w:lang w:val="en-US"/>
        </w:rPr>
        <w:t>is</w:t>
      </w:r>
      <w:r>
        <w:t xml:space="preserve"> </w:t>
      </w:r>
      <w:r>
        <w:rPr>
          <w:lang w:val="en-US"/>
        </w:rPr>
        <w:t>a</w:t>
      </w:r>
      <w:r>
        <w:t xml:space="preserve"> </w:t>
      </w:r>
      <w:r>
        <w:rPr>
          <w:lang w:val="en-US"/>
        </w:rPr>
        <w:t>placeholder</w:t>
      </w:r>
      <w:r>
        <w:t xml:space="preserve">, </w:t>
      </w:r>
      <w:r>
        <w:rPr>
          <w:lang w:val="en-US"/>
        </w:rPr>
        <w:t>may</w:t>
      </w:r>
      <w:r>
        <w:t xml:space="preserve"> </w:t>
      </w:r>
      <w:r>
        <w:rPr>
          <w:lang w:val="en-US"/>
        </w:rPr>
        <w:t>change</w:t>
      </w:r>
      <w:r>
        <w:t xml:space="preserve"> </w:t>
      </w:r>
      <w:r>
        <w:rPr>
          <w:lang w:val="en-US"/>
        </w:rPr>
        <w:t>before</w:t>
      </w:r>
      <w:r>
        <w:t xml:space="preserve"> </w:t>
      </w:r>
      <w:r>
        <w:rPr>
          <w:lang w:val="en-US"/>
        </w:rPr>
        <w:t>publication</w:t>
      </w:r>
      <w:r>
        <w:t xml:space="preserve">). </w:t>
      </w:r>
      <w:r>
        <w:rPr>
          <w:lang w:val="en-US"/>
        </w:rPr>
        <w:t>Note</w:t>
      </w:r>
      <w:r>
        <w:t xml:space="preserve">: </w:t>
      </w:r>
      <w:r>
        <w:rPr>
          <w:lang w:val="en-US"/>
        </w:rPr>
        <w:t>the</w:t>
      </w:r>
      <w:r>
        <w:t xml:space="preserve"> </w:t>
      </w:r>
      <w:r>
        <w:rPr>
          <w:lang w:val="en-US"/>
        </w:rPr>
        <w:t>epistemic</w:t>
      </w:r>
      <w:r>
        <w:t xml:space="preserve"> </w:t>
      </w:r>
      <w:r>
        <w:rPr>
          <w:lang w:val="en-US"/>
        </w:rPr>
        <w:t>notation</w:t>
      </w:r>
      <w:r>
        <w:t xml:space="preserve"> </w:t>
      </w:r>
      <w:r>
        <w:rPr>
          <w:lang w:val="en-US"/>
        </w:rPr>
        <w:t>in</w:t>
      </w:r>
      <w:r>
        <w:t xml:space="preserve"> </w:t>
      </w:r>
      <w:r>
        <w:rPr>
          <w:lang w:val="en-US"/>
        </w:rPr>
        <w:t>the</w:t>
      </w:r>
      <w:r>
        <w:t xml:space="preserve"> </w:t>
      </w:r>
      <w:r>
        <w:rPr>
          <w:lang w:val="en-US"/>
        </w:rPr>
        <w:t>current</w:t>
      </w:r>
      <w:r>
        <w:t xml:space="preserve"> </w:t>
      </w:r>
      <w:r>
        <w:rPr>
          <w:lang w:val="en-US"/>
        </w:rPr>
        <w:t>repo</w:t>
      </w:r>
      <w:r>
        <w:t xml:space="preserve"> (</w:t>
      </w:r>
      <w:r>
        <w:rPr>
          <w:lang w:val="en-US"/>
        </w:rPr>
        <w:t>Tier</w:t>
      </w:r>
      <w:r>
        <w:t xml:space="preserve"> 1/</w:t>
      </w:r>
      <w:r>
        <w:rPr>
          <w:lang w:val="en-US"/>
        </w:rPr>
        <w:t>Tier</w:t>
      </w:r>
      <w:r>
        <w:t xml:space="preserve"> 2, </w:t>
      </w:r>
      <w:r>
        <w:rPr>
          <w:rFonts w:hint="eastAsia"/>
        </w:rPr>
        <w:t>〰</w:t>
      </w:r>
      <w:r>
        <w:rPr>
          <w:rFonts w:hint="eastAsia"/>
        </w:rPr>
        <w:t>️</w:t>
      </w:r>
      <w:r>
        <w:t>/💭 markers) was not in the version used in the course; please don't carry it into the paper.</w:t>
      </w:r>
    </w:p>
  </w:comment>
  <w:comment w:id="23" w:author="Yael Alef" w:date="2026-05-22T14:28:00Z" w:initials="YA">
    <w:p w14:paraId="21DE16BA" w14:textId="51811393" w:rsidR="00C6350E" w:rsidRDefault="00C6350E" w:rsidP="00C6350E">
      <w:pPr>
        <w:pStyle w:val="af4"/>
        <w:bidi/>
        <w:jc w:val="right"/>
        <w:rPr>
          <w:rFonts w:hint="cs"/>
          <w:rtl/>
          <w:lang w:bidi="he-IL"/>
        </w:rPr>
      </w:pPr>
      <w:r>
        <w:rPr>
          <w:rStyle w:val="af3"/>
        </w:rPr>
        <w:annotationRef/>
      </w:r>
      <w:r>
        <w:rPr>
          <w:lang w:val="en-US"/>
        </w:rPr>
        <w:t>More refs here?</w:t>
      </w:r>
    </w:p>
  </w:comment>
  <w:comment w:id="24" w:author="Yael Alef" w:date="2026-05-22T14:30:00Z" w:initials="YA">
    <w:p w14:paraId="7FF8B3AD" w14:textId="37CEC1EB" w:rsidR="00C6350E" w:rsidRDefault="00C6350E" w:rsidP="00C6350E">
      <w:pPr>
        <w:pStyle w:val="af4"/>
        <w:bidi/>
        <w:jc w:val="right"/>
        <w:rPr>
          <w:rtl/>
          <w:lang w:bidi="he-IL"/>
        </w:rPr>
      </w:pPr>
      <w:r>
        <w:rPr>
          <w:rStyle w:val="af3"/>
        </w:rPr>
        <w:annotationRef/>
      </w:r>
      <w:r w:rsidR="00A97BC4">
        <w:rPr>
          <w:lang w:val="en-US"/>
        </w:rPr>
        <w:t>Bot? The issue is that the LLM is external to the system. We don't do any modelling or fine-tuning — only embedded complex multi-stage System Instructions.</w:t>
      </w:r>
    </w:p>
  </w:comment>
  <w:comment w:id="26" w:author="Yael Alef" w:date="2026-05-24T08:23:00Z" w:initials="YA">
    <w:p w14:paraId="32C88A95" w14:textId="4439DC2C" w:rsidR="004F15A2" w:rsidRPr="00774E0A" w:rsidRDefault="004F15A2">
      <w:pPr>
        <w:pStyle w:val="af4"/>
        <w:rPr>
          <w:lang w:val="en-US"/>
        </w:rPr>
      </w:pPr>
      <w:r>
        <w:rPr>
          <w:rStyle w:val="af3"/>
        </w:rPr>
        <w:annotationRef/>
      </w:r>
      <w:r w:rsidR="0051313E">
        <w:t>The current phrasing covers both what Cultural InSites natively produces (a significance statement through CBSA) and the pedagogical loop your team built around it to extend into storytelling. One way to make the layering visible inside the question itself: "…the Cultural InSites human-in-the-loop AI framework, together with the pedagogical scaffolding we built around it to extend significance assessment into storytelling, support…" Not a change of question — the adaptation just becomes visible in the wording.</w:t>
      </w:r>
    </w:p>
  </w:comment>
  <w:comment w:id="29" w:author="Yael Alef" w:date="2026-05-22T14:31:00Z" w:initials="YA">
    <w:p w14:paraId="2ABB3CA2" w14:textId="77777777" w:rsidR="00C6350E" w:rsidRDefault="00C6350E" w:rsidP="00C6350E">
      <w:pPr>
        <w:pStyle w:val="af4"/>
        <w:bidi/>
        <w:jc w:val="right"/>
        <w:rPr>
          <w:rtl/>
          <w:lang w:bidi="he-IL"/>
        </w:rPr>
      </w:pPr>
      <w:r>
        <w:rPr>
          <w:rStyle w:val="af3"/>
        </w:rPr>
        <w:annotationRef/>
      </w:r>
      <w:r>
        <w:rPr>
          <w:lang w:val="en-US"/>
        </w:rPr>
        <w:t xml:space="preserve">System </w:t>
      </w:r>
    </w:p>
  </w:comment>
  <w:comment w:id="34" w:author="Yael Alef" w:date="2026-05-22T14:23:00Z" w:initials="YA">
    <w:p w14:paraId="4A31BE02" w14:textId="77777777" w:rsidR="00432EF8" w:rsidRDefault="00C6350E" w:rsidP="00432EF8">
      <w:pPr>
        <w:pStyle w:val="af4"/>
        <w:bidi/>
      </w:pPr>
      <w:r>
        <w:rPr>
          <w:rStyle w:val="af3"/>
        </w:rPr>
        <w:annotationRef/>
      </w:r>
      <w:r w:rsidR="00432EF8">
        <w:rPr>
          <w:lang w:val="en-US"/>
        </w:rPr>
        <w:t xml:space="preserve">Suggested </w:t>
      </w:r>
    </w:p>
    <w:p w14:paraId="3B07BC67" w14:textId="77777777" w:rsidR="00432EF8" w:rsidRDefault="00432EF8" w:rsidP="00432EF8">
      <w:pPr>
        <w:pStyle w:val="af4"/>
        <w:bidi/>
      </w:pPr>
      <w:r>
        <w:rPr>
          <w:lang w:val="en-US"/>
        </w:rPr>
        <w:t xml:space="preserve"> Domain reasoning</w:t>
      </w:r>
      <w:r>
        <w:rPr>
          <w:rtl/>
        </w:rPr>
        <w:t xml:space="preserve"> </w:t>
      </w:r>
    </w:p>
  </w:comment>
  <w:comment w:id="39" w:author="Yael Alef" w:date="2026-05-22T13:47:00Z" w:initials="YA">
    <w:p w14:paraId="11F81DB9" w14:textId="77777777" w:rsidR="00432EF8" w:rsidRDefault="008878BE" w:rsidP="00432EF8">
      <w:pPr>
        <w:pStyle w:val="af4"/>
        <w:bidi/>
        <w:jc w:val="right"/>
      </w:pPr>
      <w:r>
        <w:rPr>
          <w:rStyle w:val="af3"/>
        </w:rPr>
        <w:annotationRef/>
      </w:r>
      <w:r w:rsidR="00432EF8">
        <w:rPr>
          <w:lang w:val="en-US"/>
        </w:rPr>
        <w:t>Citation slot — CAA 2025 paper. [We will provide full reference.]</w:t>
      </w:r>
    </w:p>
  </w:comment>
  <w:comment w:id="37" w:author="Yael Alef" w:date="2026-05-24T08:36:00Z" w:initials="YA">
    <w:p w14:paraId="118114B3" w14:textId="41CA1DA0" w:rsidR="0023209B" w:rsidRDefault="0023209B">
      <w:pPr>
        <w:pStyle w:val="af4"/>
      </w:pPr>
      <w:r>
        <w:rPr>
          <w:rStyle w:val="af3"/>
        </w:rPr>
        <w:annotationRef/>
      </w:r>
      <w:r w:rsidR="00A97BC4">
        <w:t>On the move from "Burra Charter says X" to "CBSA does Y" — a connecting sentence noting that CBSA operationalises value-based assessment principles aligned with Burra-style norms (not a synonym, not a direct derivation) would name CBSA's relation to Burra rather than letting the reader infer it. (CBSA citation slot covered by the adjacent comment.)</w:t>
      </w:r>
    </w:p>
  </w:comment>
  <w:comment w:id="38" w:author="Yael Alef" w:date="2026-05-24T14:14:00Z" w:initials="YA">
    <w:p w14:paraId="4B059282" w14:textId="77777777" w:rsidR="00FB087A" w:rsidRDefault="00FB087A" w:rsidP="00FB087A">
      <w:pPr>
        <w:pStyle w:val="af4"/>
        <w:bidi/>
        <w:jc w:val="right"/>
      </w:pPr>
      <w:r>
        <w:rPr>
          <w:rStyle w:val="af3"/>
        </w:rPr>
        <w:annotationRef/>
      </w:r>
      <w:r>
        <w:rPr>
          <w:lang w:val="en-US"/>
        </w:rPr>
        <w:t>Yael need to decide here</w:t>
      </w:r>
    </w:p>
  </w:comment>
  <w:comment w:id="46" w:author="Yael Alef" w:date="2026-05-24T08:36:00Z" w:initials="YA">
    <w:p w14:paraId="1E66919F" w14:textId="5599E942" w:rsidR="0023209B" w:rsidRDefault="0023209B">
      <w:pPr>
        <w:pStyle w:val="af4"/>
      </w:pPr>
      <w:r>
        <w:rPr>
          <w:rStyle w:val="af3"/>
        </w:rPr>
        <w:annotationRef/>
      </w:r>
      <w:r w:rsidR="00A97BC4">
        <w:t>Collins et al. (1991) is cited later in this paragraph — move or duplicate it to first mention.</w:t>
      </w:r>
    </w:p>
  </w:comment>
  <w:comment w:id="51" w:author="Yael Alef" w:date="2026-05-22T17:44:00Z" w:initials="YA">
    <w:p w14:paraId="0407C4BC" w14:textId="77777777" w:rsidR="00477BC4" w:rsidRPr="005A6397" w:rsidRDefault="00F34D66" w:rsidP="00477BC4">
      <w:pPr>
        <w:pStyle w:val="af4"/>
        <w:bidi/>
        <w:rPr>
          <w:rFonts w:hint="cs"/>
          <w:lang w:val="en-US" w:bidi="he-IL"/>
        </w:rPr>
      </w:pPr>
      <w:r>
        <w:rPr>
          <w:rStyle w:val="af3"/>
        </w:rPr>
        <w:annotationRef/>
      </w:r>
      <w:r w:rsidR="00477BC4">
        <w:rPr>
          <w:lang w:val="en-US"/>
        </w:rPr>
        <w:t>Suggested addition: Cultural InSites reasons only over evidence the students provide (site documents, photographs, archival material); the system does not draw on external sources, unless explicitly asked b the user, which makes evidence-gathering and source citation part of the learning task itself</w:t>
      </w:r>
      <w:r w:rsidR="00477BC4">
        <w:rPr>
          <w:rtl/>
        </w:rPr>
        <w:t>.</w:t>
      </w:r>
    </w:p>
  </w:comment>
  <w:comment w:id="55" w:author="Yael Alef" w:date="2026-05-24T10:17:00Z" w:initials="YA">
    <w:p w14:paraId="32951758" w14:textId="395D39C2" w:rsidR="000F4483" w:rsidRPr="00AB53AF" w:rsidRDefault="000F4483">
      <w:pPr>
        <w:pStyle w:val="af4"/>
        <w:rPr>
          <w:lang w:val="en-US" w:bidi="he-IL"/>
        </w:rPr>
      </w:pPr>
      <w:r>
        <w:rPr>
          <w:rStyle w:val="af3"/>
        </w:rPr>
        <w:annotationRef/>
      </w:r>
      <w:r w:rsidR="00F42DA1">
        <w:t>Suggested phrasing for this placeholder: "InSites' staged checkpoints can be read as scaffolding for Schön's reflection-in-action: each pause invites the student to interrogate AI-generated reasoning under conditions of uncertainty rather than apply rules mechanically." (Schön, 1983, *The Reflective Practitioner*.)</w:t>
      </w:r>
    </w:p>
  </w:comment>
  <w:comment w:id="62" w:author="Yael Alef" w:date="2026-05-24T10:17:00Z" w:initials="YA">
    <w:p w14:paraId="331DEB5E" w14:textId="7B53DF3E" w:rsidR="00FC2AD7" w:rsidRPr="00FC2AD7" w:rsidRDefault="000F4483" w:rsidP="00FC2AD7">
      <w:pPr>
        <w:pStyle w:val="af4"/>
        <w:bidi/>
        <w:rPr>
          <w:rFonts w:hint="cs"/>
          <w:rtl/>
          <w:lang w:val="en-US" w:bidi="he-IL"/>
        </w:rPr>
      </w:pPr>
      <w:r>
        <w:rPr>
          <w:rStyle w:val="af3"/>
        </w:rPr>
        <w:annotationRef/>
      </w:r>
      <w:r w:rsidR="00A97BC4">
        <w:t>How was the adaptation implemented in practice? — worth describing in the Methodology (or here). Were the bot's system instructions modified, or did the original bot run with student-facing scaffolding (sheets, project rubrics, course materials) layered around it, or both? And was Stage 6 (storytelling) handled inside Cultural InSites with a specific user prompt, or elsewhere? Naming what differed (and what didn't) lets others replicate the setup.</w:t>
      </w:r>
    </w:p>
  </w:comment>
  <w:comment w:id="66" w:author="Yael Alef" w:date="2026-05-22T14:33:00Z" w:initials="YA">
    <w:p w14:paraId="1D8488D1" w14:textId="77777777" w:rsidR="00F42DA1" w:rsidRDefault="00C6350E" w:rsidP="00F42DA1">
      <w:pPr>
        <w:pStyle w:val="af4"/>
      </w:pPr>
      <w:r>
        <w:rPr>
          <w:rStyle w:val="af3"/>
        </w:rPr>
        <w:annotationRef/>
      </w:r>
      <w:r w:rsidR="00F42DA1">
        <w:rPr>
          <w:color w:val="121212"/>
          <w:highlight w:val="white"/>
          <w:lang w:val="en-US"/>
        </w:rPr>
        <w:t>Suggested title</w:t>
      </w:r>
      <w:r w:rsidR="00F42DA1">
        <w:rPr>
          <w:b/>
          <w:bCs/>
          <w:color w:val="121212"/>
          <w:highlight w:val="white"/>
          <w:rtl/>
        </w:rPr>
        <w:t xml:space="preserve">: </w:t>
      </w:r>
      <w:r w:rsidR="00F42DA1">
        <w:rPr>
          <w:b/>
          <w:bCs/>
          <w:color w:val="121212"/>
          <w:highlight w:val="white"/>
          <w:lang w:val="en-US"/>
        </w:rPr>
        <w:t xml:space="preserve"> </w:t>
      </w:r>
      <w:r w:rsidR="00F42DA1">
        <w:rPr>
          <w:b/>
          <w:bCs/>
          <w:color w:val="121212"/>
          <w:highlight w:val="white"/>
          <w:lang w:val="en-US"/>
        </w:rPr>
        <w:br/>
      </w:r>
      <w:r w:rsidR="00F42DA1">
        <w:rPr>
          <w:color w:val="121212"/>
          <w:highlight w:val="white"/>
          <w:lang w:val="en-US"/>
        </w:rPr>
        <w:t>Adapting the Cultural InSites Workflow for the Course</w:t>
      </w:r>
      <w:r w:rsidR="00F42DA1">
        <w:rPr>
          <w:b/>
          <w:bCs/>
          <w:lang w:val="en-US"/>
        </w:rPr>
        <w:t xml:space="preserve"> </w:t>
      </w:r>
    </w:p>
  </w:comment>
  <w:comment w:id="68" w:author="Yael Alef" w:date="2026-05-24T18:08:00Z" w:initials="YA">
    <w:p w14:paraId="2EF4BCEF" w14:textId="77777777" w:rsidR="00AA5DB1" w:rsidRDefault="00A610D9" w:rsidP="00AA5DB1">
      <w:pPr>
        <w:pStyle w:val="af4"/>
        <w:bidi/>
      </w:pPr>
      <w:r>
        <w:rPr>
          <w:rStyle w:val="af3"/>
        </w:rPr>
        <w:annotationRef/>
      </w:r>
      <w:r w:rsidR="00AA5DB1">
        <w:t>Suggested architecture paragraph at the top of this section, before Table 1: "Cultural InSites is implemented as a heritage-assessment AI workflow built through prompt engineering on a general-purpose LLM, with no fine-tuning. The workflow consists of  CBSA-oriented mini-agents (Stages 0–6) coordinated under a heritage-assessment persona, with Human-in-the-Loop checkpoints after each stage, and additional appendix routines (Knowledge Graph, alternative Reading of the assessment, Image Analysis, Dashboard) invoked on demand. The architecture is detailed in our CAA 2026 paper and the public repository [refs]." Gives the reader the technical layering before Table 1 walks through the stages.</w:t>
      </w:r>
    </w:p>
  </w:comment>
  <w:comment w:id="67" w:author="Yael Alef" w:date="2026-05-20T19:43:00Z" w:initials="YA">
    <w:p w14:paraId="0AE5B59D" w14:textId="221CA3F7" w:rsidR="00D70E26" w:rsidRPr="004F15A2" w:rsidRDefault="00D760F2" w:rsidP="00D70E26">
      <w:pPr>
        <w:pStyle w:val="af4"/>
        <w:bidi/>
        <w:rPr>
          <w:rFonts w:hint="cs"/>
          <w:rtl/>
          <w:lang w:val="en-US" w:bidi="he-IL"/>
        </w:rPr>
      </w:pPr>
      <w:r>
        <w:rPr>
          <w:rStyle w:val="af3"/>
        </w:rPr>
        <w:annotationRef/>
      </w:r>
      <w:r w:rsidR="001E19D3">
        <w:t>Worth naming which stages are the team's adaptation and which follow the original Cultural InSites workflow. See Table 1 caption.</w:t>
      </w:r>
    </w:p>
  </w:comment>
  <w:comment w:id="69" w:author="Yael Alef" w:date="2026-05-24T11:01:00Z" w:initials="YA">
    <w:p w14:paraId="4640C569" w14:textId="33A579F1" w:rsidR="001E19D3" w:rsidRPr="00096699" w:rsidRDefault="005655EA" w:rsidP="001E19D3">
      <w:pPr>
        <w:pStyle w:val="af4"/>
        <w:bidi/>
        <w:rPr>
          <w:rFonts w:hint="cs"/>
          <w:rtl/>
          <w:lang w:val="en-US" w:bidi="he-IL"/>
        </w:rPr>
      </w:pPr>
      <w:r>
        <w:rPr>
          <w:rStyle w:val="af3"/>
        </w:rPr>
        <w:annotationRef/>
      </w:r>
      <w:r w:rsidR="00714E07">
        <w:rPr>
          <w:lang w:val="en-US"/>
        </w:rPr>
        <w:t>Stages 1–5 follow the original Cultural InSites workflow (the five CBSA stages). Stages 0 and 6 are the adaptation for the project context — Stage 0 a light adjustment, Stage 6 a more substantial reworking to bridge into storytelling. The green cells mark what we think is the core of the storytelling adaptation.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F8A10" w15:done="0"/>
  <w15:commentEx w15:paraId="113E57D7" w15:paraIdParent="0F8F8A10" w15:done="0"/>
  <w15:commentEx w15:paraId="1525BB69" w15:done="0"/>
  <w15:commentEx w15:paraId="79FD9DBD" w15:paraIdParent="1525BB69" w15:done="0"/>
  <w15:commentEx w15:paraId="7FD139D8" w15:done="0"/>
  <w15:commentEx w15:paraId="703DA89F" w15:done="0"/>
  <w15:commentEx w15:paraId="076553EC" w15:done="0"/>
  <w15:commentEx w15:paraId="7CD9045D" w15:paraIdParent="076553EC" w15:done="0"/>
  <w15:commentEx w15:paraId="26B75632" w15:done="0"/>
  <w15:commentEx w15:paraId="716C325B" w15:done="0"/>
  <w15:commentEx w15:paraId="4078786C" w15:paraIdParent="716C325B" w15:done="0"/>
  <w15:commentEx w15:paraId="664C745E" w15:done="1"/>
  <w15:commentEx w15:paraId="1FB87D2D" w15:done="0"/>
  <w15:commentEx w15:paraId="32952245" w15:paraIdParent="1FB87D2D" w15:done="0"/>
  <w15:commentEx w15:paraId="64E7AC89" w15:paraIdParent="1FB87D2D" w15:done="0"/>
  <w15:commentEx w15:paraId="21DE16BA" w15:done="0"/>
  <w15:commentEx w15:paraId="7FF8B3AD" w15:done="0"/>
  <w15:commentEx w15:paraId="32C88A95" w15:done="0"/>
  <w15:commentEx w15:paraId="2ABB3CA2" w15:done="0"/>
  <w15:commentEx w15:paraId="3B07BC67" w15:done="0"/>
  <w15:commentEx w15:paraId="11F81DB9" w15:done="0"/>
  <w15:commentEx w15:paraId="118114B3" w15:done="0"/>
  <w15:commentEx w15:paraId="4B059282" w15:paraIdParent="118114B3" w15:done="0"/>
  <w15:commentEx w15:paraId="1E66919F" w15:done="0"/>
  <w15:commentEx w15:paraId="0407C4BC" w15:done="0"/>
  <w15:commentEx w15:paraId="32951758" w15:done="0"/>
  <w15:commentEx w15:paraId="331DEB5E" w15:done="0"/>
  <w15:commentEx w15:paraId="1D8488D1" w15:done="0"/>
  <w15:commentEx w15:paraId="2EF4BCEF" w15:done="0"/>
  <w15:commentEx w15:paraId="0AE5B59D" w15:done="0"/>
  <w15:commentEx w15:paraId="4640C5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789E24" w16cex:dateUtc="2026-05-22T12:15:00Z"/>
  <w16cex:commentExtensible w16cex:durableId="0FD9950F" w16cex:dateUtc="2026-05-24T14:06:00Z"/>
  <w16cex:commentExtensible w16cex:durableId="5DD9B561" w16cex:dateUtc="2026-05-24T09:10:00Z"/>
  <w16cex:commentExtensible w16cex:durableId="78C0DD68" w16cex:dateUtc="2026-05-24T10:43:00Z"/>
  <w16cex:commentExtensible w16cex:durableId="0BB66031" w16cex:dateUtc="2026-05-24T15:08:00Z"/>
  <w16cex:commentExtensible w16cex:durableId="1D507A70" w16cex:dateUtc="2026-05-24T10:10:00Z">
    <w16cex:extLst>
      <w16:ext w16:uri="{CE6994B0-6A32-4C9F-8C6B-6E91EDA988CE}">
        <cr:reactions xmlns:cr="http://schemas.microsoft.com/office/comments/2020/reactions">
          <cr:reaction reactionType="1">
            <cr:reactionInfo dateUtc="2026-05-24T10:22:46Z">
              <cr:user userId="S::yaelalef@technion.ac.il::78743845-2ddf-4bc8-8961-e1de2887dca1" userProvider="AD" userName="Yael Alef"/>
            </cr:reactionInfo>
          </cr:reaction>
        </cr:reactions>
      </w16:ext>
    </w16cex:extLst>
  </w16cex:commentExtensible>
  <w16cex:commentExtensible w16cex:durableId="5DDAD1F8" w16cex:dateUtc="2026-05-22T12:46:00Z">
    <w16cex:extLst>
      <w16:ext w16:uri="{CE6994B0-6A32-4C9F-8C6B-6E91EDA988CE}">
        <cr:reactions xmlns:cr="http://schemas.microsoft.com/office/comments/2020/reactions">
          <cr:reaction reactionType="1">
            <cr:reactionInfo dateUtc="2026-05-24T10:22:39Z">
              <cr:user userId="S::yaelalef@technion.ac.il::78743845-2ddf-4bc8-8961-e1de2887dca1" userProvider="AD" userName="Yael Alef"/>
            </cr:reactionInfo>
          </cr:reaction>
        </cr:reactions>
      </w16:ext>
    </w16cex:extLst>
  </w16cex:commentExtensible>
  <w16cex:commentExtensible w16cex:durableId="3BFB3793" w16cex:dateUtc="2026-05-22T14:32:00Z">
    <w16cex:extLst>
      <w16:ext w16:uri="{CE6994B0-6A32-4C9F-8C6B-6E91EDA988CE}">
        <cr:reactions xmlns:cr="http://schemas.microsoft.com/office/comments/2020/reactions">
          <cr:reaction reactionType="1">
            <cr:reactionInfo dateUtc="2026-05-24T10:22:41Z">
              <cr:user userId="S::yaelalef@technion.ac.il::78743845-2ddf-4bc8-8961-e1de2887dca1" userProvider="AD" userName="Yael Alef"/>
            </cr:reactionInfo>
          </cr:reaction>
        </cr:reactions>
      </w16:ext>
    </w16cex:extLst>
  </w16cex:commentExtensible>
  <w16cex:commentExtensible w16cex:durableId="2F2B2FD5" w16cex:dateUtc="2026-05-24T05:23:00Z">
    <w16cex:extLst>
      <w16:ext w16:uri="{CE6994B0-6A32-4C9F-8C6B-6E91EDA988CE}">
        <cr:reactions xmlns:cr="http://schemas.microsoft.com/office/comments/2020/reactions">
          <cr:reaction reactionType="1">
            <cr:reactionInfo dateUtc="2026-05-24T10:39:01Z">
              <cr:user userId="S::yaelalef@technion.ac.il::78743845-2ddf-4bc8-8961-e1de2887dca1" userProvider="AD" userName="Yael Alef"/>
            </cr:reactionInfo>
          </cr:reaction>
        </cr:reactions>
      </w16:ext>
    </w16cex:extLst>
  </w16cex:commentExtensible>
  <w16cex:commentExtensible w16cex:durableId="203F4D98" w16cex:dateUtc="2026-05-24T05:23:00Z">
    <w16cex:extLst>
      <w16:ext w16:uri="{CE6994B0-6A32-4C9F-8C6B-6E91EDA988CE}">
        <cr:reactions xmlns:cr="http://schemas.microsoft.com/office/comments/2020/reactions">
          <cr:reaction reactionType="1">
            <cr:reactionInfo dateUtc="2026-05-24T10:43:45Z">
              <cr:user userId="S::yaelalef@technion.ac.il::78743845-2ddf-4bc8-8961-e1de2887dca1" userProvider="AD" userName="Yael Alef"/>
            </cr:reactionInfo>
          </cr:reaction>
        </cr:reactions>
      </w16:ext>
    </w16cex:extLst>
  </w16cex:commentExtensible>
  <w16cex:commentExtensible w16cex:durableId="190FE09E" w16cex:dateUtc="2026-05-24T10:41:00Z"/>
  <w16cex:commentExtensible w16cex:durableId="5B4944D5" w16cex:dateUtc="2026-05-24T05:23:00Z">
    <w16cex:extLst>
      <w16:ext w16:uri="{CE6994B0-6A32-4C9F-8C6B-6E91EDA988CE}">
        <cr:reactions xmlns:cr="http://schemas.microsoft.com/office/comments/2020/reactions">
          <cr:reaction reactionType="1">
            <cr:reactionInfo dateUtc="2026-05-24T10:44:26Z">
              <cr:user userId="S::yaelalef@technion.ac.il::78743845-2ddf-4bc8-8961-e1de2887dca1" userProvider="AD" userName="Yael Alef"/>
            </cr:reactionInfo>
          </cr:reaction>
        </cr:reactions>
      </w16:ext>
    </w16cex:extLst>
  </w16cex:commentExtensible>
  <w16cex:commentExtensible w16cex:durableId="27395CA6" w16cex:dateUtc="2026-05-20T12:17:00Z"/>
  <w16cex:commentExtensible w16cex:durableId="44CFB45C" w16cex:dateUtc="2026-05-22T11:26:00Z"/>
  <w16cex:commentExtensible w16cex:durableId="2A903A63" w16cex:dateUtc="2026-05-24T10:45:00Z"/>
  <w16cex:commentExtensible w16cex:durableId="6FBEED92" w16cex:dateUtc="2026-05-22T11:28:00Z"/>
  <w16cex:commentExtensible w16cex:durableId="209B25B9" w16cex:dateUtc="2026-05-22T11:30:00Z"/>
  <w16cex:commentExtensible w16cex:durableId="3EE7EBE6" w16cex:dateUtc="2026-05-24T05:23:00Z">
    <w16cex:extLst>
      <w16:ext w16:uri="{CE6994B0-6A32-4C9F-8C6B-6E91EDA988CE}">
        <cr:reactions xmlns:cr="http://schemas.microsoft.com/office/comments/2020/reactions">
          <cr:reaction reactionType="1">
            <cr:reactionInfo dateUtc="2026-05-24T10:46:26Z">
              <cr:user userId="S::yaelalef@technion.ac.il::78743845-2ddf-4bc8-8961-e1de2887dca1" userProvider="AD" userName="Yael Alef"/>
            </cr:reactionInfo>
          </cr:reaction>
        </cr:reactions>
      </w16:ext>
    </w16cex:extLst>
  </w16cex:commentExtensible>
  <w16cex:commentExtensible w16cex:durableId="596F22B1" w16cex:dateUtc="2026-05-22T11:31:00Z"/>
  <w16cex:commentExtensible w16cex:durableId="6B23A14F" w16cex:dateUtc="2026-05-22T11:23:00Z"/>
  <w16cex:commentExtensible w16cex:durableId="21FA0978" w16cex:dateUtc="2026-05-22T10:47:00Z"/>
  <w16cex:commentExtensible w16cex:durableId="2350F42F" w16cex:dateUtc="2026-05-24T05:36:00Z"/>
  <w16cex:commentExtensible w16cex:durableId="72198783" w16cex:dateUtc="2026-05-24T11:14:00Z"/>
  <w16cex:commentExtensible w16cex:durableId="114E4F10" w16cex:dateUtc="2026-05-24T05:36:00Z"/>
  <w16cex:commentExtensible w16cex:durableId="19A84DDE" w16cex:dateUtc="2026-05-22T14:44:00Z">
    <w16cex:extLst>
      <w16:ext w16:uri="{CE6994B0-6A32-4C9F-8C6B-6E91EDA988CE}">
        <cr:reactions xmlns:cr="http://schemas.microsoft.com/office/comments/2020/reactions">
          <cr:reaction reactionType="1">
            <cr:reactionInfo dateUtc="2026-05-24T11:28:26Z">
              <cr:user userId="S::yaelalef@technion.ac.il::78743845-2ddf-4bc8-8961-e1de2887dca1" userProvider="AD" userName="Yael Alef"/>
            </cr:reactionInfo>
          </cr:reaction>
        </cr:reactions>
      </w16:ext>
    </w16cex:extLst>
  </w16cex:commentExtensible>
  <w16cex:commentExtensible w16cex:durableId="7DA0C142" w16cex:dateUtc="2026-05-24T07:17:00Z"/>
  <w16cex:commentExtensible w16cex:durableId="18034B15" w16cex:dateUtc="2026-05-24T07:17:00Z"/>
  <w16cex:commentExtensible w16cex:durableId="7A162942" w16cex:dateUtc="2026-05-22T11:33:00Z"/>
  <w16cex:commentExtensible w16cex:durableId="4E071725" w16cex:dateUtc="2026-05-24T15:08:00Z"/>
  <w16cex:commentExtensible w16cex:durableId="55E29DC8" w16cex:dateUtc="2026-05-20T16:43:00Z"/>
  <w16cex:commentExtensible w16cex:durableId="79A248E5" w16cex:dateUtc="2026-05-24T0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F8A10" w16cid:durableId="33789E24"/>
  <w16cid:commentId w16cid:paraId="113E57D7" w16cid:durableId="0FD9950F"/>
  <w16cid:commentId w16cid:paraId="1525BB69" w16cid:durableId="5DD9B561"/>
  <w16cid:commentId w16cid:paraId="79FD9DBD" w16cid:durableId="78C0DD68"/>
  <w16cid:commentId w16cid:paraId="7FD139D8" w16cid:durableId="0BB66031"/>
  <w16cid:commentId w16cid:paraId="703DA89F" w16cid:durableId="1D507A70"/>
  <w16cid:commentId w16cid:paraId="076553EC" w16cid:durableId="5DDAD1F8"/>
  <w16cid:commentId w16cid:paraId="7CD9045D" w16cid:durableId="3BFB3793"/>
  <w16cid:commentId w16cid:paraId="26B75632" w16cid:durableId="2F2B2FD5"/>
  <w16cid:commentId w16cid:paraId="716C325B" w16cid:durableId="203F4D98"/>
  <w16cid:commentId w16cid:paraId="4078786C" w16cid:durableId="190FE09E"/>
  <w16cid:commentId w16cid:paraId="664C745E" w16cid:durableId="5B4944D5"/>
  <w16cid:commentId w16cid:paraId="1FB87D2D" w16cid:durableId="27395CA6"/>
  <w16cid:commentId w16cid:paraId="32952245" w16cid:durableId="44CFB45C"/>
  <w16cid:commentId w16cid:paraId="64E7AC89" w16cid:durableId="2A903A63"/>
  <w16cid:commentId w16cid:paraId="21DE16BA" w16cid:durableId="6FBEED92"/>
  <w16cid:commentId w16cid:paraId="7FF8B3AD" w16cid:durableId="209B25B9"/>
  <w16cid:commentId w16cid:paraId="32C88A95" w16cid:durableId="3EE7EBE6"/>
  <w16cid:commentId w16cid:paraId="2ABB3CA2" w16cid:durableId="596F22B1"/>
  <w16cid:commentId w16cid:paraId="3B07BC67" w16cid:durableId="6B23A14F"/>
  <w16cid:commentId w16cid:paraId="11F81DB9" w16cid:durableId="21FA0978"/>
  <w16cid:commentId w16cid:paraId="118114B3" w16cid:durableId="2350F42F"/>
  <w16cid:commentId w16cid:paraId="4B059282" w16cid:durableId="72198783"/>
  <w16cid:commentId w16cid:paraId="1E66919F" w16cid:durableId="114E4F10"/>
  <w16cid:commentId w16cid:paraId="0407C4BC" w16cid:durableId="19A84DDE"/>
  <w16cid:commentId w16cid:paraId="32951758" w16cid:durableId="7DA0C142"/>
  <w16cid:commentId w16cid:paraId="331DEB5E" w16cid:durableId="18034B15"/>
  <w16cid:commentId w16cid:paraId="1D8488D1" w16cid:durableId="7A162942"/>
  <w16cid:commentId w16cid:paraId="2EF4BCEF" w16cid:durableId="4E071725"/>
  <w16cid:commentId w16cid:paraId="0AE5B59D" w16cid:durableId="55E29DC8"/>
  <w16cid:commentId w16cid:paraId="4640C569" w16cid:durableId="79A248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64C6" w14:textId="77777777" w:rsidR="00180435" w:rsidRDefault="00180435" w:rsidP="0076006C">
      <w:pPr>
        <w:spacing w:after="0" w:line="240" w:lineRule="auto"/>
      </w:pPr>
      <w:r>
        <w:separator/>
      </w:r>
    </w:p>
  </w:endnote>
  <w:endnote w:type="continuationSeparator" w:id="0">
    <w:p w14:paraId="15C5C385" w14:textId="77777777" w:rsidR="00180435" w:rsidRDefault="00180435" w:rsidP="00760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702A" w14:textId="77777777" w:rsidR="0076006C" w:rsidRDefault="0076006C">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3720" w14:textId="77777777" w:rsidR="0076006C" w:rsidRDefault="0076006C">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1130" w14:textId="77777777" w:rsidR="0076006C" w:rsidRDefault="0076006C">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C4EF" w14:textId="77777777" w:rsidR="00180435" w:rsidRDefault="00180435" w:rsidP="0076006C">
      <w:pPr>
        <w:spacing w:after="0" w:line="240" w:lineRule="auto"/>
      </w:pPr>
      <w:r>
        <w:separator/>
      </w:r>
    </w:p>
  </w:footnote>
  <w:footnote w:type="continuationSeparator" w:id="0">
    <w:p w14:paraId="5452432A" w14:textId="77777777" w:rsidR="00180435" w:rsidRDefault="00180435" w:rsidP="00760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624A" w14:textId="77777777" w:rsidR="0076006C" w:rsidRDefault="0076006C">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9A16" w14:textId="77777777" w:rsidR="0076006C" w:rsidRDefault="0076006C">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627E" w14:textId="77777777" w:rsidR="0076006C" w:rsidRDefault="0076006C">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44C86"/>
    <w:multiLevelType w:val="multilevel"/>
    <w:tmpl w:val="38A8D6CC"/>
    <w:lvl w:ilvl="0">
      <w:start w:val="1"/>
      <w:numFmt w:val="decimal"/>
      <w:lvlText w:val="%1."/>
      <w:lvlJc w:val="left"/>
      <w:pPr>
        <w:ind w:left="720" w:hanging="360"/>
      </w:pPr>
      <w:rPr>
        <w:rFonts w:ascii="Times New Roman" w:hAnsi="Times New Roman" w:cs="Times New Roman" w:hint="default"/>
        <w:b/>
        <w:bCs w:val="0"/>
        <w:color w:val="auto"/>
        <w:sz w:val="40"/>
        <w:szCs w:val="40"/>
      </w:rPr>
    </w:lvl>
    <w:lvl w:ilvl="1">
      <w:start w:val="1"/>
      <w:numFmt w:val="decimal"/>
      <w:isLgl/>
      <w:lvlText w:val="%1.%2"/>
      <w:lvlJc w:val="left"/>
      <w:pPr>
        <w:ind w:left="760" w:hanging="40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AEF4E37"/>
    <w:multiLevelType w:val="multilevel"/>
    <w:tmpl w:val="6838CCCA"/>
    <w:lvl w:ilvl="0">
      <w:start w:val="1"/>
      <w:numFmt w:val="decimal"/>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 w15:restartNumberingAfterBreak="0">
    <w:nsid w:val="2EF6485B"/>
    <w:multiLevelType w:val="multilevel"/>
    <w:tmpl w:val="FAC4B740"/>
    <w:lvl w:ilvl="0">
      <w:start w:val="1"/>
      <w:numFmt w:val="decimal"/>
      <w:lvlText w:val="%1."/>
      <w:lvlJc w:val="left"/>
      <w:pPr>
        <w:ind w:left="360" w:hanging="360"/>
      </w:pPr>
      <w:rPr>
        <w:rFonts w:hint="default"/>
      </w:rPr>
    </w:lvl>
    <w:lvl w:ilvl="1">
      <w:start w:val="1"/>
      <w:numFmt w:val="decimal"/>
      <w:lvlText w:val="%1.%2"/>
      <w:lvlJc w:val="left"/>
      <w:pPr>
        <w:ind w:left="576" w:hanging="576"/>
      </w:pPr>
      <w:rPr>
        <w:rFonts w:ascii="Times New Roman" w:hAnsi="Times New Roman" w:cs="Times New Roman"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7231185B"/>
    <w:multiLevelType w:val="multilevel"/>
    <w:tmpl w:val="FFB0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702241">
    <w:abstractNumId w:val="1"/>
  </w:num>
  <w:num w:numId="2" w16cid:durableId="47188164">
    <w:abstractNumId w:val="2"/>
  </w:num>
  <w:num w:numId="3" w16cid:durableId="1505508427">
    <w:abstractNumId w:val="0"/>
  </w:num>
  <w:num w:numId="4" w16cid:durableId="62470360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el Alef">
    <w15:presenceInfo w15:providerId="AD" w15:userId="S::yaelalef@technion.ac.il::78743845-2ddf-4bc8-8961-e1de2887dca1"/>
  </w15:person>
  <w15:person w15:author="chao">
    <w15:presenceInfo w15:providerId="None" w15:userId="chao"/>
  </w15:person>
  <w15:person w15:author="Eugene Ch'ng">
    <w15:presenceInfo w15:providerId="None" w15:userId="Eugene Ch'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D9"/>
    <w:rsid w:val="0000082E"/>
    <w:rsid w:val="00003915"/>
    <w:rsid w:val="0001205E"/>
    <w:rsid w:val="00013BD9"/>
    <w:rsid w:val="00013D04"/>
    <w:rsid w:val="000149BB"/>
    <w:rsid w:val="00022905"/>
    <w:rsid w:val="00025CF7"/>
    <w:rsid w:val="00027957"/>
    <w:rsid w:val="00030D58"/>
    <w:rsid w:val="00047014"/>
    <w:rsid w:val="000475A7"/>
    <w:rsid w:val="0006161C"/>
    <w:rsid w:val="00074135"/>
    <w:rsid w:val="0008248A"/>
    <w:rsid w:val="000848C8"/>
    <w:rsid w:val="00094832"/>
    <w:rsid w:val="00096699"/>
    <w:rsid w:val="000971F6"/>
    <w:rsid w:val="000B0AFE"/>
    <w:rsid w:val="000C03AA"/>
    <w:rsid w:val="000C3CE5"/>
    <w:rsid w:val="000C4117"/>
    <w:rsid w:val="000C685D"/>
    <w:rsid w:val="000C7A26"/>
    <w:rsid w:val="000D4D55"/>
    <w:rsid w:val="000D6F37"/>
    <w:rsid w:val="000E63DD"/>
    <w:rsid w:val="000F4483"/>
    <w:rsid w:val="000F4B0D"/>
    <w:rsid w:val="000F7252"/>
    <w:rsid w:val="000F788A"/>
    <w:rsid w:val="00110FB2"/>
    <w:rsid w:val="00114447"/>
    <w:rsid w:val="00117931"/>
    <w:rsid w:val="00117942"/>
    <w:rsid w:val="00121420"/>
    <w:rsid w:val="0012201F"/>
    <w:rsid w:val="00122F89"/>
    <w:rsid w:val="00133ED2"/>
    <w:rsid w:val="00137A2E"/>
    <w:rsid w:val="00144BEF"/>
    <w:rsid w:val="001625D6"/>
    <w:rsid w:val="00177F7E"/>
    <w:rsid w:val="00180435"/>
    <w:rsid w:val="001A1DB7"/>
    <w:rsid w:val="001A4B9B"/>
    <w:rsid w:val="001A616E"/>
    <w:rsid w:val="001B06A9"/>
    <w:rsid w:val="001C74B1"/>
    <w:rsid w:val="001C7E79"/>
    <w:rsid w:val="001D033C"/>
    <w:rsid w:val="001D2F58"/>
    <w:rsid w:val="001E19D3"/>
    <w:rsid w:val="001E1B23"/>
    <w:rsid w:val="001F1D87"/>
    <w:rsid w:val="001F72DC"/>
    <w:rsid w:val="002002A7"/>
    <w:rsid w:val="00206BA4"/>
    <w:rsid w:val="00226A7C"/>
    <w:rsid w:val="0023209B"/>
    <w:rsid w:val="0023285B"/>
    <w:rsid w:val="00234999"/>
    <w:rsid w:val="00237601"/>
    <w:rsid w:val="0024140A"/>
    <w:rsid w:val="00241BBA"/>
    <w:rsid w:val="00244E2E"/>
    <w:rsid w:val="00247C08"/>
    <w:rsid w:val="00260982"/>
    <w:rsid w:val="002829A8"/>
    <w:rsid w:val="00294001"/>
    <w:rsid w:val="00296D13"/>
    <w:rsid w:val="002A4984"/>
    <w:rsid w:val="002A5750"/>
    <w:rsid w:val="002A5915"/>
    <w:rsid w:val="002B41B2"/>
    <w:rsid w:val="002C3E30"/>
    <w:rsid w:val="002D0BF3"/>
    <w:rsid w:val="002D4FB5"/>
    <w:rsid w:val="002D7DA9"/>
    <w:rsid w:val="002E33F3"/>
    <w:rsid w:val="002E3CEE"/>
    <w:rsid w:val="002F7D6E"/>
    <w:rsid w:val="00317E1F"/>
    <w:rsid w:val="00320A0B"/>
    <w:rsid w:val="00322A5D"/>
    <w:rsid w:val="0033329B"/>
    <w:rsid w:val="003356B4"/>
    <w:rsid w:val="0034005C"/>
    <w:rsid w:val="00340F42"/>
    <w:rsid w:val="00346B46"/>
    <w:rsid w:val="003555F1"/>
    <w:rsid w:val="003619E0"/>
    <w:rsid w:val="00365683"/>
    <w:rsid w:val="003657E4"/>
    <w:rsid w:val="00366A47"/>
    <w:rsid w:val="00373122"/>
    <w:rsid w:val="00374E67"/>
    <w:rsid w:val="00387499"/>
    <w:rsid w:val="00394885"/>
    <w:rsid w:val="003B4BFC"/>
    <w:rsid w:val="003B54FA"/>
    <w:rsid w:val="003B7BF6"/>
    <w:rsid w:val="003C2697"/>
    <w:rsid w:val="003C2DAE"/>
    <w:rsid w:val="003C3EE1"/>
    <w:rsid w:val="003C6B02"/>
    <w:rsid w:val="003D166B"/>
    <w:rsid w:val="003F0402"/>
    <w:rsid w:val="003F4697"/>
    <w:rsid w:val="00423B3B"/>
    <w:rsid w:val="00431623"/>
    <w:rsid w:val="00432733"/>
    <w:rsid w:val="00432C3C"/>
    <w:rsid w:val="00432EF8"/>
    <w:rsid w:val="004347CB"/>
    <w:rsid w:val="00435BB4"/>
    <w:rsid w:val="00437FE8"/>
    <w:rsid w:val="0045199C"/>
    <w:rsid w:val="004540FC"/>
    <w:rsid w:val="004565B9"/>
    <w:rsid w:val="00457DB3"/>
    <w:rsid w:val="0047549C"/>
    <w:rsid w:val="00477BC4"/>
    <w:rsid w:val="00485532"/>
    <w:rsid w:val="00493495"/>
    <w:rsid w:val="00494279"/>
    <w:rsid w:val="0049573A"/>
    <w:rsid w:val="004A78D6"/>
    <w:rsid w:val="004B13B0"/>
    <w:rsid w:val="004C014B"/>
    <w:rsid w:val="004D61A2"/>
    <w:rsid w:val="004E0B98"/>
    <w:rsid w:val="004E385F"/>
    <w:rsid w:val="004E7B44"/>
    <w:rsid w:val="004F15A2"/>
    <w:rsid w:val="004F65DD"/>
    <w:rsid w:val="005047ED"/>
    <w:rsid w:val="00507541"/>
    <w:rsid w:val="0051313E"/>
    <w:rsid w:val="00513BB5"/>
    <w:rsid w:val="00516A44"/>
    <w:rsid w:val="0052091F"/>
    <w:rsid w:val="00523243"/>
    <w:rsid w:val="00533722"/>
    <w:rsid w:val="00533C5F"/>
    <w:rsid w:val="005432AA"/>
    <w:rsid w:val="005512C5"/>
    <w:rsid w:val="00553515"/>
    <w:rsid w:val="00553B96"/>
    <w:rsid w:val="00556C4B"/>
    <w:rsid w:val="0056389C"/>
    <w:rsid w:val="005655EA"/>
    <w:rsid w:val="00570670"/>
    <w:rsid w:val="00571BDA"/>
    <w:rsid w:val="00572D1A"/>
    <w:rsid w:val="00580880"/>
    <w:rsid w:val="00580CBE"/>
    <w:rsid w:val="00582E0A"/>
    <w:rsid w:val="005926CC"/>
    <w:rsid w:val="00592A26"/>
    <w:rsid w:val="00597D72"/>
    <w:rsid w:val="005A6397"/>
    <w:rsid w:val="005C0EFC"/>
    <w:rsid w:val="005C3879"/>
    <w:rsid w:val="005C4E5D"/>
    <w:rsid w:val="005D1382"/>
    <w:rsid w:val="005D6425"/>
    <w:rsid w:val="005D736D"/>
    <w:rsid w:val="005E30B9"/>
    <w:rsid w:val="006025F1"/>
    <w:rsid w:val="00602653"/>
    <w:rsid w:val="006049AD"/>
    <w:rsid w:val="00604E6D"/>
    <w:rsid w:val="00606C6C"/>
    <w:rsid w:val="006137E3"/>
    <w:rsid w:val="0061689F"/>
    <w:rsid w:val="00625691"/>
    <w:rsid w:val="00627676"/>
    <w:rsid w:val="006357C5"/>
    <w:rsid w:val="00664594"/>
    <w:rsid w:val="00671097"/>
    <w:rsid w:val="00680406"/>
    <w:rsid w:val="00680B19"/>
    <w:rsid w:val="00682CB4"/>
    <w:rsid w:val="006863C9"/>
    <w:rsid w:val="00694E96"/>
    <w:rsid w:val="006957EB"/>
    <w:rsid w:val="00697E3C"/>
    <w:rsid w:val="006A0DB7"/>
    <w:rsid w:val="006A1959"/>
    <w:rsid w:val="006A1F5C"/>
    <w:rsid w:val="006A6326"/>
    <w:rsid w:val="006A7F94"/>
    <w:rsid w:val="006B7379"/>
    <w:rsid w:val="006E13A3"/>
    <w:rsid w:val="00701820"/>
    <w:rsid w:val="0070580D"/>
    <w:rsid w:val="0070726D"/>
    <w:rsid w:val="007134B7"/>
    <w:rsid w:val="00714E07"/>
    <w:rsid w:val="00722BDF"/>
    <w:rsid w:val="007341E5"/>
    <w:rsid w:val="00743588"/>
    <w:rsid w:val="00744BDE"/>
    <w:rsid w:val="007544EA"/>
    <w:rsid w:val="00755895"/>
    <w:rsid w:val="0076006C"/>
    <w:rsid w:val="0077069D"/>
    <w:rsid w:val="00774E0A"/>
    <w:rsid w:val="0078131E"/>
    <w:rsid w:val="007919E0"/>
    <w:rsid w:val="00796F79"/>
    <w:rsid w:val="007A2030"/>
    <w:rsid w:val="007A5A27"/>
    <w:rsid w:val="007C1EB1"/>
    <w:rsid w:val="007C3191"/>
    <w:rsid w:val="007C376F"/>
    <w:rsid w:val="007C4C74"/>
    <w:rsid w:val="007C5240"/>
    <w:rsid w:val="007C7820"/>
    <w:rsid w:val="007D37B8"/>
    <w:rsid w:val="007F622E"/>
    <w:rsid w:val="008011ED"/>
    <w:rsid w:val="00802196"/>
    <w:rsid w:val="00803024"/>
    <w:rsid w:val="008051ED"/>
    <w:rsid w:val="00806844"/>
    <w:rsid w:val="00813701"/>
    <w:rsid w:val="00831CA1"/>
    <w:rsid w:val="00833A24"/>
    <w:rsid w:val="00835E1E"/>
    <w:rsid w:val="00836565"/>
    <w:rsid w:val="00844528"/>
    <w:rsid w:val="00850AE6"/>
    <w:rsid w:val="00855C75"/>
    <w:rsid w:val="00856A08"/>
    <w:rsid w:val="00871B3C"/>
    <w:rsid w:val="008726BF"/>
    <w:rsid w:val="00884D76"/>
    <w:rsid w:val="008855AD"/>
    <w:rsid w:val="008878BE"/>
    <w:rsid w:val="00890D29"/>
    <w:rsid w:val="008B6D07"/>
    <w:rsid w:val="008C2717"/>
    <w:rsid w:val="008C4309"/>
    <w:rsid w:val="008D1F9F"/>
    <w:rsid w:val="008D39E6"/>
    <w:rsid w:val="008E077B"/>
    <w:rsid w:val="008E490B"/>
    <w:rsid w:val="008F1616"/>
    <w:rsid w:val="008F668D"/>
    <w:rsid w:val="008F739D"/>
    <w:rsid w:val="00913F8A"/>
    <w:rsid w:val="0093325F"/>
    <w:rsid w:val="00936BB1"/>
    <w:rsid w:val="00940C84"/>
    <w:rsid w:val="00941232"/>
    <w:rsid w:val="00944AFF"/>
    <w:rsid w:val="00944ECB"/>
    <w:rsid w:val="00946635"/>
    <w:rsid w:val="0094786A"/>
    <w:rsid w:val="00955222"/>
    <w:rsid w:val="00956304"/>
    <w:rsid w:val="00976333"/>
    <w:rsid w:val="00982298"/>
    <w:rsid w:val="0099385A"/>
    <w:rsid w:val="00995FA1"/>
    <w:rsid w:val="009A0CF0"/>
    <w:rsid w:val="009B2CA8"/>
    <w:rsid w:val="009B453C"/>
    <w:rsid w:val="009C2D08"/>
    <w:rsid w:val="009D01FF"/>
    <w:rsid w:val="009D08CE"/>
    <w:rsid w:val="009D7809"/>
    <w:rsid w:val="009E5407"/>
    <w:rsid w:val="009E6E92"/>
    <w:rsid w:val="009F666F"/>
    <w:rsid w:val="00A00ABF"/>
    <w:rsid w:val="00A01862"/>
    <w:rsid w:val="00A05E59"/>
    <w:rsid w:val="00A12C0F"/>
    <w:rsid w:val="00A17CF0"/>
    <w:rsid w:val="00A34AAE"/>
    <w:rsid w:val="00A428DA"/>
    <w:rsid w:val="00A44E56"/>
    <w:rsid w:val="00A45D71"/>
    <w:rsid w:val="00A57141"/>
    <w:rsid w:val="00A610D9"/>
    <w:rsid w:val="00A614B2"/>
    <w:rsid w:val="00A73210"/>
    <w:rsid w:val="00A80D09"/>
    <w:rsid w:val="00A81C0A"/>
    <w:rsid w:val="00A833F5"/>
    <w:rsid w:val="00A9514C"/>
    <w:rsid w:val="00A953FE"/>
    <w:rsid w:val="00A97BC4"/>
    <w:rsid w:val="00AA29D5"/>
    <w:rsid w:val="00AA330F"/>
    <w:rsid w:val="00AA36D8"/>
    <w:rsid w:val="00AA5DB1"/>
    <w:rsid w:val="00AA675C"/>
    <w:rsid w:val="00AB53AF"/>
    <w:rsid w:val="00AC07A9"/>
    <w:rsid w:val="00AC55E1"/>
    <w:rsid w:val="00AC56FB"/>
    <w:rsid w:val="00AC6A13"/>
    <w:rsid w:val="00AF47A2"/>
    <w:rsid w:val="00B05B90"/>
    <w:rsid w:val="00B061D2"/>
    <w:rsid w:val="00B11160"/>
    <w:rsid w:val="00B13A49"/>
    <w:rsid w:val="00B2141F"/>
    <w:rsid w:val="00B40E0B"/>
    <w:rsid w:val="00B41223"/>
    <w:rsid w:val="00B53130"/>
    <w:rsid w:val="00B552F6"/>
    <w:rsid w:val="00B574CB"/>
    <w:rsid w:val="00B62A33"/>
    <w:rsid w:val="00B66A5C"/>
    <w:rsid w:val="00B77C22"/>
    <w:rsid w:val="00B8275F"/>
    <w:rsid w:val="00B84396"/>
    <w:rsid w:val="00B8500A"/>
    <w:rsid w:val="00B859E9"/>
    <w:rsid w:val="00B8736D"/>
    <w:rsid w:val="00B87DFF"/>
    <w:rsid w:val="00B9274D"/>
    <w:rsid w:val="00BA6BE0"/>
    <w:rsid w:val="00BB47C5"/>
    <w:rsid w:val="00BB6978"/>
    <w:rsid w:val="00BC214D"/>
    <w:rsid w:val="00BC22C2"/>
    <w:rsid w:val="00BD02C4"/>
    <w:rsid w:val="00BD1F28"/>
    <w:rsid w:val="00BD6A78"/>
    <w:rsid w:val="00BD70B2"/>
    <w:rsid w:val="00BE4B93"/>
    <w:rsid w:val="00BF03C2"/>
    <w:rsid w:val="00C0075C"/>
    <w:rsid w:val="00C100B7"/>
    <w:rsid w:val="00C1115B"/>
    <w:rsid w:val="00C136B2"/>
    <w:rsid w:val="00C17DC5"/>
    <w:rsid w:val="00C21299"/>
    <w:rsid w:val="00C252DC"/>
    <w:rsid w:val="00C37211"/>
    <w:rsid w:val="00C44D98"/>
    <w:rsid w:val="00C452D9"/>
    <w:rsid w:val="00C46873"/>
    <w:rsid w:val="00C6350E"/>
    <w:rsid w:val="00C70711"/>
    <w:rsid w:val="00C7200A"/>
    <w:rsid w:val="00C74AF9"/>
    <w:rsid w:val="00C80097"/>
    <w:rsid w:val="00C80BEC"/>
    <w:rsid w:val="00C8590F"/>
    <w:rsid w:val="00C918E6"/>
    <w:rsid w:val="00C92878"/>
    <w:rsid w:val="00C93D9A"/>
    <w:rsid w:val="00C95F62"/>
    <w:rsid w:val="00CA078B"/>
    <w:rsid w:val="00CA4064"/>
    <w:rsid w:val="00CA518F"/>
    <w:rsid w:val="00CA69D7"/>
    <w:rsid w:val="00CB37A9"/>
    <w:rsid w:val="00CD1737"/>
    <w:rsid w:val="00CD693B"/>
    <w:rsid w:val="00CE3EC2"/>
    <w:rsid w:val="00CE6211"/>
    <w:rsid w:val="00D03964"/>
    <w:rsid w:val="00D249DB"/>
    <w:rsid w:val="00D2607F"/>
    <w:rsid w:val="00D303F0"/>
    <w:rsid w:val="00D32836"/>
    <w:rsid w:val="00D345E1"/>
    <w:rsid w:val="00D37161"/>
    <w:rsid w:val="00D37AFC"/>
    <w:rsid w:val="00D40B9D"/>
    <w:rsid w:val="00D45BED"/>
    <w:rsid w:val="00D47C48"/>
    <w:rsid w:val="00D52C52"/>
    <w:rsid w:val="00D70E26"/>
    <w:rsid w:val="00D760F2"/>
    <w:rsid w:val="00D76329"/>
    <w:rsid w:val="00D83771"/>
    <w:rsid w:val="00DA0E56"/>
    <w:rsid w:val="00DA2923"/>
    <w:rsid w:val="00DA522E"/>
    <w:rsid w:val="00DA739B"/>
    <w:rsid w:val="00DA75A0"/>
    <w:rsid w:val="00DC3AD0"/>
    <w:rsid w:val="00DC4C80"/>
    <w:rsid w:val="00DC6C80"/>
    <w:rsid w:val="00DC788A"/>
    <w:rsid w:val="00DD32AF"/>
    <w:rsid w:val="00DF579C"/>
    <w:rsid w:val="00DF6A9E"/>
    <w:rsid w:val="00E0339D"/>
    <w:rsid w:val="00E177E5"/>
    <w:rsid w:val="00E20E61"/>
    <w:rsid w:val="00E221B6"/>
    <w:rsid w:val="00E35A33"/>
    <w:rsid w:val="00E36D8D"/>
    <w:rsid w:val="00E47CA3"/>
    <w:rsid w:val="00E532BB"/>
    <w:rsid w:val="00E57344"/>
    <w:rsid w:val="00E61C37"/>
    <w:rsid w:val="00E63FE6"/>
    <w:rsid w:val="00E8778D"/>
    <w:rsid w:val="00E93B74"/>
    <w:rsid w:val="00EB3DED"/>
    <w:rsid w:val="00EB5124"/>
    <w:rsid w:val="00EB7A62"/>
    <w:rsid w:val="00EC0860"/>
    <w:rsid w:val="00EC2551"/>
    <w:rsid w:val="00EC4CE5"/>
    <w:rsid w:val="00EC660F"/>
    <w:rsid w:val="00ED418B"/>
    <w:rsid w:val="00ED46AD"/>
    <w:rsid w:val="00EE21D0"/>
    <w:rsid w:val="00EF703B"/>
    <w:rsid w:val="00EF7A76"/>
    <w:rsid w:val="00F019E0"/>
    <w:rsid w:val="00F068F1"/>
    <w:rsid w:val="00F100E2"/>
    <w:rsid w:val="00F10A59"/>
    <w:rsid w:val="00F14FD2"/>
    <w:rsid w:val="00F16A0A"/>
    <w:rsid w:val="00F17E85"/>
    <w:rsid w:val="00F253EE"/>
    <w:rsid w:val="00F31020"/>
    <w:rsid w:val="00F31D3B"/>
    <w:rsid w:val="00F322CA"/>
    <w:rsid w:val="00F34D66"/>
    <w:rsid w:val="00F42DA1"/>
    <w:rsid w:val="00F52379"/>
    <w:rsid w:val="00F55750"/>
    <w:rsid w:val="00F63649"/>
    <w:rsid w:val="00F65CCF"/>
    <w:rsid w:val="00F65FA3"/>
    <w:rsid w:val="00F67A30"/>
    <w:rsid w:val="00F74263"/>
    <w:rsid w:val="00F7685E"/>
    <w:rsid w:val="00F816B8"/>
    <w:rsid w:val="00F82E2E"/>
    <w:rsid w:val="00F904B0"/>
    <w:rsid w:val="00F90B16"/>
    <w:rsid w:val="00F90DAC"/>
    <w:rsid w:val="00F92835"/>
    <w:rsid w:val="00F92907"/>
    <w:rsid w:val="00FB087A"/>
    <w:rsid w:val="00FC2A8D"/>
    <w:rsid w:val="00FC2AD7"/>
    <w:rsid w:val="00FC4E53"/>
    <w:rsid w:val="00FC5298"/>
    <w:rsid w:val="00FD0A89"/>
    <w:rsid w:val="00FD41BC"/>
    <w:rsid w:val="00FF1C4F"/>
    <w:rsid w:val="00FF3260"/>
    <w:rsid w:val="00FF7835"/>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B9A0"/>
  <w15:chartTrackingRefBased/>
  <w15:docId w15:val="{3F14924B-A64F-7F40-BAFF-E08F3983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5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452D9"/>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452D9"/>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452D9"/>
    <w:pPr>
      <w:keepNext/>
      <w:keepLines/>
      <w:numPr>
        <w:ilvl w:val="3"/>
        <w:numId w:val="1"/>
      </w:numPr>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52D9"/>
    <w:pPr>
      <w:keepNext/>
      <w:keepLines/>
      <w:numPr>
        <w:ilvl w:val="4"/>
        <w:numId w:val="1"/>
      </w:numPr>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52D9"/>
    <w:pPr>
      <w:keepNext/>
      <w:keepLines/>
      <w:numPr>
        <w:ilvl w:val="5"/>
        <w:numId w:val="1"/>
      </w:numPr>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52D9"/>
    <w:pPr>
      <w:keepNext/>
      <w:keepLines/>
      <w:numPr>
        <w:ilvl w:val="6"/>
        <w:numId w:val="1"/>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52D9"/>
    <w:pPr>
      <w:keepNext/>
      <w:keepLines/>
      <w:numPr>
        <w:ilvl w:val="7"/>
        <w:numId w:val="1"/>
      </w:numPr>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52D9"/>
    <w:pPr>
      <w:keepNext/>
      <w:keepLines/>
      <w:numPr>
        <w:ilvl w:val="8"/>
        <w:numId w:val="1"/>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452D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452D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452D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452D9"/>
    <w:rPr>
      <w:rFonts w:eastAsiaTheme="majorEastAsia" w:cstheme="majorBidi"/>
      <w:i/>
      <w:iCs/>
      <w:color w:val="2F5496" w:themeColor="accent1" w:themeShade="BF"/>
    </w:rPr>
  </w:style>
  <w:style w:type="character" w:customStyle="1" w:styleId="50">
    <w:name w:val="כותרת 5 תו"/>
    <w:basedOn w:val="a0"/>
    <w:link w:val="5"/>
    <w:uiPriority w:val="9"/>
    <w:semiHidden/>
    <w:rsid w:val="00C452D9"/>
    <w:rPr>
      <w:rFonts w:eastAsiaTheme="majorEastAsia" w:cstheme="majorBidi"/>
      <w:color w:val="2F5496" w:themeColor="accent1" w:themeShade="BF"/>
    </w:rPr>
  </w:style>
  <w:style w:type="character" w:customStyle="1" w:styleId="60">
    <w:name w:val="כותרת 6 תו"/>
    <w:basedOn w:val="a0"/>
    <w:link w:val="6"/>
    <w:uiPriority w:val="9"/>
    <w:semiHidden/>
    <w:rsid w:val="00C452D9"/>
    <w:rPr>
      <w:rFonts w:eastAsiaTheme="majorEastAsia" w:cstheme="majorBidi"/>
      <w:i/>
      <w:iCs/>
      <w:color w:val="595959" w:themeColor="text1" w:themeTint="A6"/>
    </w:rPr>
  </w:style>
  <w:style w:type="character" w:customStyle="1" w:styleId="70">
    <w:name w:val="כותרת 7 תו"/>
    <w:basedOn w:val="a0"/>
    <w:link w:val="7"/>
    <w:uiPriority w:val="9"/>
    <w:semiHidden/>
    <w:rsid w:val="00C452D9"/>
    <w:rPr>
      <w:rFonts w:eastAsiaTheme="majorEastAsia" w:cstheme="majorBidi"/>
      <w:color w:val="595959" w:themeColor="text1" w:themeTint="A6"/>
    </w:rPr>
  </w:style>
  <w:style w:type="character" w:customStyle="1" w:styleId="80">
    <w:name w:val="כותרת 8 תו"/>
    <w:basedOn w:val="a0"/>
    <w:link w:val="8"/>
    <w:uiPriority w:val="9"/>
    <w:semiHidden/>
    <w:rsid w:val="00C452D9"/>
    <w:rPr>
      <w:rFonts w:eastAsiaTheme="majorEastAsia" w:cstheme="majorBidi"/>
      <w:i/>
      <w:iCs/>
      <w:color w:val="272727" w:themeColor="text1" w:themeTint="D8"/>
    </w:rPr>
  </w:style>
  <w:style w:type="character" w:customStyle="1" w:styleId="90">
    <w:name w:val="כותרת 9 תו"/>
    <w:basedOn w:val="a0"/>
    <w:link w:val="9"/>
    <w:uiPriority w:val="9"/>
    <w:semiHidden/>
    <w:rsid w:val="00C452D9"/>
    <w:rPr>
      <w:rFonts w:eastAsiaTheme="majorEastAsia" w:cstheme="majorBidi"/>
      <w:color w:val="272727" w:themeColor="text1" w:themeTint="D8"/>
    </w:rPr>
  </w:style>
  <w:style w:type="paragraph" w:styleId="a3">
    <w:name w:val="Title"/>
    <w:basedOn w:val="a"/>
    <w:next w:val="a"/>
    <w:link w:val="a4"/>
    <w:uiPriority w:val="10"/>
    <w:qFormat/>
    <w:rsid w:val="00C45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452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2D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452D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452D9"/>
    <w:pPr>
      <w:spacing w:before="160"/>
      <w:jc w:val="center"/>
    </w:pPr>
    <w:rPr>
      <w:i/>
      <w:iCs/>
      <w:color w:val="404040" w:themeColor="text1" w:themeTint="BF"/>
    </w:rPr>
  </w:style>
  <w:style w:type="character" w:customStyle="1" w:styleId="a8">
    <w:name w:val="ציטוט תו"/>
    <w:basedOn w:val="a0"/>
    <w:link w:val="a7"/>
    <w:uiPriority w:val="29"/>
    <w:rsid w:val="00C452D9"/>
    <w:rPr>
      <w:i/>
      <w:iCs/>
      <w:color w:val="404040" w:themeColor="text1" w:themeTint="BF"/>
    </w:rPr>
  </w:style>
  <w:style w:type="paragraph" w:styleId="a9">
    <w:name w:val="List Paragraph"/>
    <w:basedOn w:val="a"/>
    <w:uiPriority w:val="34"/>
    <w:qFormat/>
    <w:rsid w:val="00C452D9"/>
    <w:pPr>
      <w:ind w:left="720"/>
      <w:contextualSpacing/>
    </w:pPr>
  </w:style>
  <w:style w:type="character" w:styleId="aa">
    <w:name w:val="Intense Emphasis"/>
    <w:basedOn w:val="a0"/>
    <w:uiPriority w:val="21"/>
    <w:qFormat/>
    <w:rsid w:val="00C452D9"/>
    <w:rPr>
      <w:i/>
      <w:iCs/>
      <w:color w:val="2F5496" w:themeColor="accent1" w:themeShade="BF"/>
    </w:rPr>
  </w:style>
  <w:style w:type="paragraph" w:styleId="ab">
    <w:name w:val="Intense Quote"/>
    <w:basedOn w:val="a"/>
    <w:next w:val="a"/>
    <w:link w:val="ac"/>
    <w:uiPriority w:val="30"/>
    <w:qFormat/>
    <w:rsid w:val="00C45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452D9"/>
    <w:rPr>
      <w:i/>
      <w:iCs/>
      <w:color w:val="2F5496" w:themeColor="accent1" w:themeShade="BF"/>
    </w:rPr>
  </w:style>
  <w:style w:type="character" w:styleId="ad">
    <w:name w:val="Intense Reference"/>
    <w:basedOn w:val="a0"/>
    <w:uiPriority w:val="32"/>
    <w:qFormat/>
    <w:rsid w:val="00C452D9"/>
    <w:rPr>
      <w:b/>
      <w:bCs/>
      <w:smallCaps/>
      <w:color w:val="2F5496" w:themeColor="accent1" w:themeShade="BF"/>
      <w:spacing w:val="5"/>
    </w:rPr>
  </w:style>
  <w:style w:type="paragraph" w:customStyle="1" w:styleId="ArticleText">
    <w:name w:val="Article Text"/>
    <w:basedOn w:val="a"/>
    <w:qFormat/>
    <w:rsid w:val="008D1F9F"/>
    <w:pPr>
      <w:spacing w:after="0" w:line="240" w:lineRule="auto"/>
      <w:ind w:firstLine="357"/>
      <w:jc w:val="both"/>
    </w:pPr>
    <w:rPr>
      <w:rFonts w:ascii="Times New Roman" w:hAnsi="Times New Roman" w:cs="Calibri"/>
      <w:kern w:val="0"/>
    </w:rPr>
  </w:style>
  <w:style w:type="character" w:styleId="Hyperlink">
    <w:name w:val="Hyperlink"/>
    <w:basedOn w:val="a0"/>
    <w:uiPriority w:val="99"/>
    <w:unhideWhenUsed/>
    <w:rsid w:val="008D1F9F"/>
    <w:rPr>
      <w:color w:val="0563C1" w:themeColor="hyperlink"/>
      <w:u w:val="single"/>
    </w:rPr>
  </w:style>
  <w:style w:type="character" w:styleId="ae">
    <w:name w:val="Unresolved Mention"/>
    <w:basedOn w:val="a0"/>
    <w:uiPriority w:val="99"/>
    <w:semiHidden/>
    <w:unhideWhenUsed/>
    <w:rsid w:val="008D1F9F"/>
    <w:rPr>
      <w:color w:val="605E5C"/>
      <w:shd w:val="clear" w:color="auto" w:fill="E1DFDD"/>
    </w:rPr>
  </w:style>
  <w:style w:type="character" w:styleId="FollowedHyperlink">
    <w:name w:val="FollowedHyperlink"/>
    <w:basedOn w:val="a0"/>
    <w:uiPriority w:val="99"/>
    <w:semiHidden/>
    <w:unhideWhenUsed/>
    <w:rsid w:val="008D1F9F"/>
    <w:rPr>
      <w:color w:val="954F72" w:themeColor="followedHyperlink"/>
      <w:u w:val="single"/>
    </w:rPr>
  </w:style>
  <w:style w:type="character" w:styleId="af">
    <w:name w:val="Placeholder Text"/>
    <w:basedOn w:val="a0"/>
    <w:uiPriority w:val="99"/>
    <w:semiHidden/>
    <w:rsid w:val="00BF03C2"/>
    <w:rPr>
      <w:color w:val="666666"/>
    </w:rPr>
  </w:style>
  <w:style w:type="paragraph" w:styleId="NormalWeb">
    <w:name w:val="Normal (Web)"/>
    <w:basedOn w:val="a"/>
    <w:uiPriority w:val="99"/>
    <w:semiHidden/>
    <w:unhideWhenUsed/>
    <w:rsid w:val="00CE62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Strong"/>
    <w:basedOn w:val="a0"/>
    <w:uiPriority w:val="22"/>
    <w:qFormat/>
    <w:rsid w:val="00CE6211"/>
    <w:rPr>
      <w:b/>
      <w:bCs/>
    </w:rPr>
  </w:style>
  <w:style w:type="table" w:styleId="af1">
    <w:name w:val="Table Grid"/>
    <w:basedOn w:val="a1"/>
    <w:uiPriority w:val="59"/>
    <w:rsid w:val="005926CC"/>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944AFF"/>
    <w:pPr>
      <w:spacing w:after="0" w:line="240" w:lineRule="auto"/>
    </w:pPr>
  </w:style>
  <w:style w:type="character" w:styleId="af3">
    <w:name w:val="annotation reference"/>
    <w:basedOn w:val="a0"/>
    <w:uiPriority w:val="99"/>
    <w:semiHidden/>
    <w:unhideWhenUsed/>
    <w:rsid w:val="00D40B9D"/>
    <w:rPr>
      <w:sz w:val="16"/>
      <w:szCs w:val="16"/>
    </w:rPr>
  </w:style>
  <w:style w:type="paragraph" w:styleId="af4">
    <w:name w:val="annotation text"/>
    <w:basedOn w:val="a"/>
    <w:link w:val="af5"/>
    <w:uiPriority w:val="99"/>
    <w:unhideWhenUsed/>
    <w:rsid w:val="00D40B9D"/>
    <w:pPr>
      <w:spacing w:line="240" w:lineRule="auto"/>
    </w:pPr>
    <w:rPr>
      <w:sz w:val="20"/>
      <w:szCs w:val="20"/>
    </w:rPr>
  </w:style>
  <w:style w:type="character" w:customStyle="1" w:styleId="af5">
    <w:name w:val="טקסט הערה תו"/>
    <w:basedOn w:val="a0"/>
    <w:link w:val="af4"/>
    <w:uiPriority w:val="99"/>
    <w:rsid w:val="00D40B9D"/>
    <w:rPr>
      <w:sz w:val="20"/>
      <w:szCs w:val="20"/>
    </w:rPr>
  </w:style>
  <w:style w:type="paragraph" w:styleId="af6">
    <w:name w:val="annotation subject"/>
    <w:basedOn w:val="af4"/>
    <w:next w:val="af4"/>
    <w:link w:val="af7"/>
    <w:uiPriority w:val="99"/>
    <w:semiHidden/>
    <w:unhideWhenUsed/>
    <w:rsid w:val="00D40B9D"/>
    <w:rPr>
      <w:b/>
      <w:bCs/>
    </w:rPr>
  </w:style>
  <w:style w:type="character" w:customStyle="1" w:styleId="af7">
    <w:name w:val="נושא הערה תו"/>
    <w:basedOn w:val="af5"/>
    <w:link w:val="af6"/>
    <w:uiPriority w:val="99"/>
    <w:semiHidden/>
    <w:rsid w:val="00D40B9D"/>
    <w:rPr>
      <w:b/>
      <w:bCs/>
      <w:sz w:val="20"/>
      <w:szCs w:val="20"/>
    </w:rPr>
  </w:style>
  <w:style w:type="paragraph" w:styleId="af8">
    <w:name w:val="header"/>
    <w:basedOn w:val="a"/>
    <w:link w:val="af9"/>
    <w:uiPriority w:val="99"/>
    <w:unhideWhenUsed/>
    <w:rsid w:val="0076006C"/>
    <w:pPr>
      <w:tabs>
        <w:tab w:val="center" w:pos="4153"/>
        <w:tab w:val="right" w:pos="8306"/>
      </w:tabs>
      <w:spacing w:after="0" w:line="240" w:lineRule="auto"/>
    </w:pPr>
  </w:style>
  <w:style w:type="character" w:customStyle="1" w:styleId="af9">
    <w:name w:val="כותרת עליונה תו"/>
    <w:basedOn w:val="a0"/>
    <w:link w:val="af8"/>
    <w:uiPriority w:val="99"/>
    <w:rsid w:val="0076006C"/>
  </w:style>
  <w:style w:type="paragraph" w:styleId="afa">
    <w:name w:val="footer"/>
    <w:basedOn w:val="a"/>
    <w:link w:val="afb"/>
    <w:uiPriority w:val="99"/>
    <w:unhideWhenUsed/>
    <w:rsid w:val="0076006C"/>
    <w:pPr>
      <w:tabs>
        <w:tab w:val="center" w:pos="4153"/>
        <w:tab w:val="right" w:pos="8306"/>
      </w:tabs>
      <w:spacing w:after="0" w:line="240" w:lineRule="auto"/>
    </w:pPr>
  </w:style>
  <w:style w:type="character" w:customStyle="1" w:styleId="afb">
    <w:name w:val="כותרת תחתונה תו"/>
    <w:basedOn w:val="a0"/>
    <w:link w:val="afa"/>
    <w:uiPriority w:val="99"/>
    <w:rsid w:val="00760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eugenechng@bnbu.edu.c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chaozhou@bnbu.edu.cn"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yuval.shafriri@gmail.com"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yaelalef@technion.ac.il"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A4FC96-C2E5-7847-85B5-A71BB086B3D1}"/>
      </w:docPartPr>
      <w:docPartBody>
        <w:p w:rsidR="00FD7795" w:rsidRDefault="002E7A46">
          <w:r w:rsidRPr="00746F45">
            <w:rPr>
              <w:rStyle w:val="a3"/>
            </w:rPr>
            <w:t>Click or tap here to enter text.</w:t>
          </w:r>
        </w:p>
      </w:docPartBody>
    </w:docPart>
    <w:docPart>
      <w:docPartPr>
        <w:name w:val="D269DF9B7405564EBC20A30B482B9006"/>
        <w:category>
          <w:name w:val="General"/>
          <w:gallery w:val="placeholder"/>
        </w:category>
        <w:types>
          <w:type w:val="bbPlcHdr"/>
        </w:types>
        <w:behaviors>
          <w:behavior w:val="content"/>
        </w:behaviors>
        <w:guid w:val="{3C587D32-892F-D64F-80A7-0C753523D4C7}"/>
      </w:docPartPr>
      <w:docPartBody>
        <w:p w:rsidR="00FD7795" w:rsidRDefault="002E7A46" w:rsidP="002E7A46">
          <w:pPr>
            <w:pStyle w:val="D269DF9B7405564EBC20A30B482B9006"/>
          </w:pPr>
          <w:r w:rsidRPr="00296C14">
            <w:rPr>
              <w:rStyle w:val="a3"/>
            </w:rPr>
            <w:t>Click or tap here to enter text.</w:t>
          </w:r>
        </w:p>
      </w:docPartBody>
    </w:docPart>
    <w:docPart>
      <w:docPartPr>
        <w:name w:val="3109CC76A05B29468D1DC6880E32FF1B"/>
        <w:category>
          <w:name w:val="General"/>
          <w:gallery w:val="placeholder"/>
        </w:category>
        <w:types>
          <w:type w:val="bbPlcHdr"/>
        </w:types>
        <w:behaviors>
          <w:behavior w:val="content"/>
        </w:behaviors>
        <w:guid w:val="{51D6CB3B-697D-A340-A6B0-A4324F45F128}"/>
      </w:docPartPr>
      <w:docPartBody>
        <w:p w:rsidR="00FD7795" w:rsidRDefault="002E7A46" w:rsidP="002E7A46">
          <w:pPr>
            <w:pStyle w:val="3109CC76A05B29468D1DC6880E32FF1B"/>
          </w:pPr>
          <w:r w:rsidRPr="00296C14">
            <w:rPr>
              <w:rStyle w:val="a3"/>
            </w:rPr>
            <w:t>Click or tap here to enter text.</w:t>
          </w:r>
        </w:p>
      </w:docPartBody>
    </w:docPart>
    <w:docPart>
      <w:docPartPr>
        <w:name w:val="790C0640412A7C4BA5A7A497EEB30F4D"/>
        <w:category>
          <w:name w:val="General"/>
          <w:gallery w:val="placeholder"/>
        </w:category>
        <w:types>
          <w:type w:val="bbPlcHdr"/>
        </w:types>
        <w:behaviors>
          <w:behavior w:val="content"/>
        </w:behaviors>
        <w:guid w:val="{4514DC47-E4A3-1547-A4A3-232A5F78EE1A}"/>
      </w:docPartPr>
      <w:docPartBody>
        <w:p w:rsidR="00FD7795" w:rsidRDefault="002E7A46" w:rsidP="002E7A46">
          <w:pPr>
            <w:pStyle w:val="790C0640412A7C4BA5A7A497EEB30F4D"/>
          </w:pPr>
          <w:r w:rsidRPr="00296C14">
            <w:rPr>
              <w:rStyle w:val="a3"/>
            </w:rPr>
            <w:t>Click or tap here to enter text.</w:t>
          </w:r>
        </w:p>
      </w:docPartBody>
    </w:docPart>
    <w:docPart>
      <w:docPartPr>
        <w:name w:val="E902A2447E487842875F563D83DE2282"/>
        <w:category>
          <w:name w:val="General"/>
          <w:gallery w:val="placeholder"/>
        </w:category>
        <w:types>
          <w:type w:val="bbPlcHdr"/>
        </w:types>
        <w:behaviors>
          <w:behavior w:val="content"/>
        </w:behaviors>
        <w:guid w:val="{1361EE80-412D-E045-ABDB-177745E67C79}"/>
      </w:docPartPr>
      <w:docPartBody>
        <w:p w:rsidR="00FD7795" w:rsidRDefault="002E7A46" w:rsidP="002E7A46">
          <w:pPr>
            <w:pStyle w:val="E902A2447E487842875F563D83DE2282"/>
          </w:pPr>
          <w:r w:rsidRPr="00296C14">
            <w:rPr>
              <w:rStyle w:val="a3"/>
            </w:rPr>
            <w:t>Click or tap here to enter text.</w:t>
          </w:r>
        </w:p>
      </w:docPartBody>
    </w:docPart>
    <w:docPart>
      <w:docPartPr>
        <w:name w:val="1ACE2958D6AA2F4DABE0838E231F566B"/>
        <w:category>
          <w:name w:val="General"/>
          <w:gallery w:val="placeholder"/>
        </w:category>
        <w:types>
          <w:type w:val="bbPlcHdr"/>
        </w:types>
        <w:behaviors>
          <w:behavior w:val="content"/>
        </w:behaviors>
        <w:guid w:val="{CB456778-7F3C-FE48-BF6D-14CCE798A019}"/>
      </w:docPartPr>
      <w:docPartBody>
        <w:p w:rsidR="00FD7795" w:rsidRDefault="002E7A46" w:rsidP="002E7A46">
          <w:pPr>
            <w:pStyle w:val="1ACE2958D6AA2F4DABE0838E231F566B"/>
          </w:pPr>
          <w:r w:rsidRPr="00296C14">
            <w:rPr>
              <w:rStyle w:val="a3"/>
            </w:rPr>
            <w:t>Click or tap here to enter text.</w:t>
          </w:r>
        </w:p>
      </w:docPartBody>
    </w:docPart>
    <w:docPart>
      <w:docPartPr>
        <w:name w:val="3BDA7AA23CFCCF4DA44FF28044C318BC"/>
        <w:category>
          <w:name w:val="General"/>
          <w:gallery w:val="placeholder"/>
        </w:category>
        <w:types>
          <w:type w:val="bbPlcHdr"/>
        </w:types>
        <w:behaviors>
          <w:behavior w:val="content"/>
        </w:behaviors>
        <w:guid w:val="{2B31059B-3ACD-204F-94F1-69BCBC46E1C9}"/>
      </w:docPartPr>
      <w:docPartBody>
        <w:p w:rsidR="00FD7795" w:rsidRDefault="002E7A46" w:rsidP="002E7A46">
          <w:pPr>
            <w:pStyle w:val="3BDA7AA23CFCCF4DA44FF28044C318BC"/>
          </w:pPr>
          <w:r w:rsidRPr="00296C14">
            <w:rPr>
              <w:rStyle w:val="a3"/>
            </w:rPr>
            <w:t>Click or tap here to enter text.</w:t>
          </w:r>
        </w:p>
      </w:docPartBody>
    </w:docPart>
    <w:docPart>
      <w:docPartPr>
        <w:name w:val="226337961131FA4F879E54F4F2057F71"/>
        <w:category>
          <w:name w:val="General"/>
          <w:gallery w:val="placeholder"/>
        </w:category>
        <w:types>
          <w:type w:val="bbPlcHdr"/>
        </w:types>
        <w:behaviors>
          <w:behavior w:val="content"/>
        </w:behaviors>
        <w:guid w:val="{2C3870CF-495C-F740-ABA6-8B5C3E02AA51}"/>
      </w:docPartPr>
      <w:docPartBody>
        <w:p w:rsidR="00E76842" w:rsidRDefault="00B55AF3" w:rsidP="00B55AF3">
          <w:pPr>
            <w:pStyle w:val="226337961131FA4F879E54F4F2057F71"/>
          </w:pPr>
          <w:r w:rsidRPr="00746F45">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46"/>
    <w:rsid w:val="0010580F"/>
    <w:rsid w:val="00206BA4"/>
    <w:rsid w:val="002E7A46"/>
    <w:rsid w:val="0049732E"/>
    <w:rsid w:val="004B13B0"/>
    <w:rsid w:val="005D6D7A"/>
    <w:rsid w:val="00664594"/>
    <w:rsid w:val="006C47C8"/>
    <w:rsid w:val="00715E95"/>
    <w:rsid w:val="0077258D"/>
    <w:rsid w:val="0079463B"/>
    <w:rsid w:val="0084275B"/>
    <w:rsid w:val="008E490B"/>
    <w:rsid w:val="008E507F"/>
    <w:rsid w:val="00956304"/>
    <w:rsid w:val="009F32EC"/>
    <w:rsid w:val="00B55AF3"/>
    <w:rsid w:val="00BF0302"/>
    <w:rsid w:val="00D45BED"/>
    <w:rsid w:val="00E47CA3"/>
    <w:rsid w:val="00E617FC"/>
    <w:rsid w:val="00E76842"/>
    <w:rsid w:val="00E92DB3"/>
    <w:rsid w:val="00EF703B"/>
    <w:rsid w:val="00F15267"/>
    <w:rsid w:val="00F819F2"/>
    <w:rsid w:val="00FD7795"/>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5AF3"/>
    <w:rPr>
      <w:color w:val="666666"/>
    </w:rPr>
  </w:style>
  <w:style w:type="paragraph" w:customStyle="1" w:styleId="D269DF9B7405564EBC20A30B482B9006">
    <w:name w:val="D269DF9B7405564EBC20A30B482B9006"/>
    <w:rsid w:val="002E7A46"/>
  </w:style>
  <w:style w:type="paragraph" w:customStyle="1" w:styleId="3109CC76A05B29468D1DC6880E32FF1B">
    <w:name w:val="3109CC76A05B29468D1DC6880E32FF1B"/>
    <w:rsid w:val="002E7A46"/>
  </w:style>
  <w:style w:type="paragraph" w:customStyle="1" w:styleId="790C0640412A7C4BA5A7A497EEB30F4D">
    <w:name w:val="790C0640412A7C4BA5A7A497EEB30F4D"/>
    <w:rsid w:val="002E7A46"/>
  </w:style>
  <w:style w:type="paragraph" w:customStyle="1" w:styleId="E902A2447E487842875F563D83DE2282">
    <w:name w:val="E902A2447E487842875F563D83DE2282"/>
    <w:rsid w:val="002E7A46"/>
  </w:style>
  <w:style w:type="paragraph" w:customStyle="1" w:styleId="1ACE2958D6AA2F4DABE0838E231F566B">
    <w:name w:val="1ACE2958D6AA2F4DABE0838E231F566B"/>
    <w:rsid w:val="002E7A46"/>
  </w:style>
  <w:style w:type="paragraph" w:customStyle="1" w:styleId="3BDA7AA23CFCCF4DA44FF28044C318BC">
    <w:name w:val="3BDA7AA23CFCCF4DA44FF28044C318BC"/>
    <w:rsid w:val="002E7A46"/>
  </w:style>
  <w:style w:type="paragraph" w:customStyle="1" w:styleId="226337961131FA4F879E54F4F2057F71">
    <w:name w:val="226337961131FA4F879E54F4F2057F71"/>
    <w:rsid w:val="00B55A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left" visibility="0" width="726"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D9B02D4-1AA2-4F41-9867-2C4EE462C21F}">
  <we:reference id="wa104382081" version="1.55.1.0" store="en-US" storeType="OMEX"/>
  <we:alternateReferences>
    <we:reference id="wa104382081" version="1.55.1.0" store="en-US" storeType="OMEX"/>
  </we:alternateReferences>
  <we:properties>
    <we:property name="MENDELEY_CITATIONS" value="[{&quot;citationID&quot;:&quot;MENDELEY_CITATION_165af286-e14e-433d-b443-831a3ca7a904&quot;,&quot;properties&quot;:{&quot;noteIndex&quot;:0},&quot;isEdited&quot;:false,&quot;manualOverride&quot;:{&quot;isManuallyOverridden&quot;:false,&quot;citeprocText&quot;:&quot;(Rahaman, 2018)&quot;,&quot;manualOverrideText&quot;:&quot;&quot;},&quot;citationItems&quot;:[{&quot;id&quot;:&quot;3083b3dd-4aa6-3f20-a162-e0c24708c017&quot;,&quot;itemData&quot;:{&quot;type&quot;:&quot;article-journal&quot;,&quot;id&quot;:&quot;3083b3dd-4aa6-3f20-a162-e0c24708c017&quot;,&quot;title&quot;:&quot;Digital heritage interpretation: a conceptual framework&quot;,&quot;author&quot;:[{&quot;family&quot;:&quot;Rahaman&quot;,&quot;given&quot;:&quot;Hafizur&quot;,&quot;parse-names&quot;:false,&quot;dropping-particle&quot;:&quot;&quot;,&quot;non-dropping-particle&quot;:&quot;&quot;}],&quot;container-title&quot;:&quot;Digital Creativity&quot;,&quot;DOI&quot;:&quot;10.1080/14626268.2018.1511602&quot;,&quot;ISSN&quot;:&quot;1462-6268&quot;,&quot;URL&quot;:&quot;https://doi.org/10.1080/14626268.2018.1511602&quot;,&quot;issued&quot;:{&quot;date-parts&quot;:[[2018,7,3]]},&quot;page&quot;:&quot;208-234&quot;,&quot;publisher&quot;:&quot;Routledge&quot;,&quot;issue&quot;:&quot;2-3&quot;,&quot;volume&quot;:&quot;29&quot;,&quot;container-title-short&quot;:&quot;&quot;},&quot;isTemporary&quot;:false}],&quot;citationTag&quot;:&quot;MENDELEY_CITATION_v3_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&quot;},{&quot;citationID&quot;:&quot;MENDELEY_CITATION_70ab688d-8939-4299-84d6-c504c854dd23&quot;,&quot;properties&quot;:{&quot;noteIndex&quot;:0},&quot;isEdited&quot;:false,&quot;manualOverride&quot;:{&quot;isManuallyOverridden&quot;:false,&quot;citeprocText&quot;:&quot;(Fredheim &amp;#38; Khalaf, 2016; Ireland et al., 2020)&quot;,&quot;manualOverrideText&quot;:&quot;&quot;},&quot;citationItems&quot;:[{&quot;id&quot;:&quot;43893220-6901-3139-ae0a-38319ba27a80&quot;,&quot;itemData&quot;:{&quot;type&quot;:&quot;article-journal&quot;,&quot;id&quot;:&quot;43893220-6901-3139-ae0a-38319ba27a80&quot;,&quot;title&quot;:&quot;The significance of values: heritage value typologies re-examined&quot;,&quot;author&quot;:[{&quot;family&quot;:&quot;Fredheim&quot;,&quot;given&quot;:&quot;L Harald&quot;,&quot;parse-names&quot;:false,&quot;dropping-particle&quot;:&quot;&quot;,&quot;non-dropping-particle&quot;:&quot;&quot;},{&quot;family&quot;:&quot;Khalaf&quot;,&quot;given&quot;:&quot;Manal&quot;,&quot;parse-names&quot;:false,&quot;dropping-particle&quot;:&quot;&quot;,&quot;non-dropping-particle&quot;:&quot;&quot;}],&quot;container-title&quot;:&quot;International Journal of Heritage Studies&quot;,&quot;DOI&quot;:&quot;10.1080/13527258.2016.1171247&quot;,&quot;ISSN&quot;:&quot;1352-7258&quot;,&quot;URL&quot;:&quot;https://doi.org/10.1080/13527258.2016.1171247&quot;,&quot;issued&quot;:{&quot;date-parts&quot;:[[2016,7,2]]},&quot;page&quot;:&quot;466-481&quot;,&quot;publisher&quot;:&quot;Routledge&quot;,&quot;issue&quot;:&quot;6&quot;,&quot;volume&quot;:&quot;22&quot;,&quot;container-title-short&quot;:&quot;&quot;},&quot;isTemporary&quot;:false},{&quot;id&quot;:&quot;2d28c6f5-a84c-39e9-b445-9c6db7653c4f&quot;,&quot;itemData&quot;:{&quot;type&quot;:&quot;article-journal&quot;,&quot;id&quot;:&quot;2d28c6f5-a84c-39e9-b445-9c6db7653c4f&quot;,&quot;title&quot;:&quot;Introduction: (in)significance – values and valuing in heritage&quot;,&quot;author&quot;:[{&quot;family&quot;:&quot;Ireland&quot;,&quot;given&quot;:&quot;Tracy&quot;,&quot;parse-names&quot;:false,&quot;dropping-particle&quot;:&quot;&quot;,&quot;non-dropping-particle&quot;:&quot;&quot;},{&quot;family&quot;:&quot;Brown&quot;,&quot;given&quot;:&quot;Steve&quot;,&quot;parse-names&quot;:false,&quot;dropping-particle&quot;:&quot;&quot;,&quot;non-dropping-particle&quot;:&quot;&quot;},{&quot;family&quot;:&quot;Schofield&quot;,&quot;given&quot;:&quot;John&quot;,&quot;parse-names&quot;:false,&quot;dropping-particle&quot;:&quot;&quot;,&quot;non-dropping-particle&quot;:&quot;&quot;}],&quot;container-title&quot;:&quot;International Journal of Heritage Studies&quot;,&quot;DOI&quot;:&quot;10.1080/13527258.2020.1755883&quot;,&quot;ISSN&quot;:&quot;1352-7258&quot;,&quot;URL&quot;:&quot;https://doi.org/10.1080/13527258.2020.1755883&quot;,&quot;issued&quot;:{&quot;date-parts&quot;:[[2020,9,1]]},&quot;page&quot;:&quot;823-825&quot;,&quot;publisher&quot;:&quot;Routledge&quot;,&quot;issue&quot;:&quot;9&quot;,&quot;volume&quot;:&quot;26&quot;,&quot;container-title-short&quot;:&quot;&quot;},&quot;isTemporary&quot;:false}],&quot;citationTag&quot;:&quot;MENDELEY_CITATION_v3_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&quot;},{&quot;citationID&quot;:&quot;MENDELEY_CITATION_01fe991c-1d23-4dc4-a4b4-42b2578b6454&quot;,&quot;properties&quot;:{&quot;noteIndex&quot;:0},&quot;isEdited&quot;:false,&quot;manualOverride&quot;:{&quot;isManuallyOverridden&quot;:true,&quot;citeprocText&quot;:&quot;(Ireland et al., 2020)&quot;,&quot;manualOverrideText&quot;:&quot;(Fredheim &amp; Khalaf, 2016; Ireland et al., 2020)&quot;},&quot;citationItems&quot;:[{&quot;id&quot;:&quot;2d28c6f5-a84c-39e9-b445-9c6db7653c4f&quot;,&quot;itemData&quot;:{&quot;type&quot;:&quot;article-journal&quot;,&quot;id&quot;:&quot;2d28c6f5-a84c-39e9-b445-9c6db7653c4f&quot;,&quot;title&quot;:&quot;Introduction: (in)significance – values and valuing in heritage&quot;,&quot;author&quot;:[{&quot;family&quot;:&quot;Ireland&quot;,&quot;given&quot;:&quot;Tracy&quot;,&quot;parse-names&quot;:false,&quot;dropping-particle&quot;:&quot;&quot;,&quot;non-dropping-particle&quot;:&quot;&quot;},{&quot;family&quot;:&quot;Brown&quot;,&quot;given&quot;:&quot;Steve&quot;,&quot;parse-names&quot;:false,&quot;dropping-particle&quot;:&quot;&quot;,&quot;non-dropping-particle&quot;:&quot;&quot;},{&quot;family&quot;:&quot;Schofield&quot;,&quot;given&quot;:&quot;John&quot;,&quot;parse-names&quot;:false,&quot;dropping-particle&quot;:&quot;&quot;,&quot;non-dropping-particle&quot;:&quot;&quot;}],&quot;container-title&quot;:&quot;International Journal of Heritage Studies&quot;,&quot;DOI&quot;:&quot;10.1080/13527258.2020.1755883&quot;,&quot;ISSN&quot;:&quot;1352-7258&quot;,&quot;URL&quot;:&quot;https://doi.org/10.1080/13527258.2020.1755883&quot;,&quot;issued&quot;:{&quot;date-parts&quot;:[[2020,9,1]]},&quot;page&quot;:&quot;823-825&quot;,&quot;publisher&quot;:&quot;Routledge&quot;,&quot;issue&quot;:&quot;9&quot;,&quot;volume&quot;:&quot;26&quot;,&quot;container-title-short&quot;:&quot;&quot;},&quot;isTemporary&quot;:false}],&quot;citationTag&quot;:&quot;MENDELEY_CITATION_v3_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&quot;},{&quot;citationID&quot;:&quot;MENDELEY_CITATION_704a2df1-8c2b-4edf-b8d8-46db5d863263&quot;,&quot;properties&quot;:{&quot;noteIndex&quot;:0},&quot;isEdited&quot;:false,&quot;manualOverride&quot;:{&quot;isManuallyOverridden&quot;:false,&quot;citeprocText&quot;:&quot;(Ireland et al., 2020)&quot;,&quot;manualOverrideText&quot;:&quot;&quot;},&quot;citationItems&quot;:[{&quot;id&quot;:&quot;2d28c6f5-a84c-39e9-b445-9c6db7653c4f&quot;,&quot;itemData&quot;:{&quot;type&quot;:&quot;article-journal&quot;,&quot;id&quot;:&quot;2d28c6f5-a84c-39e9-b445-9c6db7653c4f&quot;,&quot;title&quot;:&quot;Introduction: (in)significance – values and valuing in heritage&quot;,&quot;author&quot;:[{&quot;family&quot;:&quot;Ireland&quot;,&quot;given&quot;:&quot;Tracy&quot;,&quot;parse-names&quot;:false,&quot;dropping-particle&quot;:&quot;&quot;,&quot;non-dropping-particle&quot;:&quot;&quot;},{&quot;family&quot;:&quot;Brown&quot;,&quot;given&quot;:&quot;Steve&quot;,&quot;parse-names&quot;:false,&quot;dropping-particle&quot;:&quot;&quot;,&quot;non-dropping-particle&quot;:&quot;&quot;},{&quot;family&quot;:&quot;Schofield&quot;,&quot;given&quot;:&quot;John&quot;,&quot;parse-names&quot;:false,&quot;dropping-particle&quot;:&quot;&quot;,&quot;non-dropping-particle&quot;:&quot;&quot;}],&quot;container-title&quot;:&quot;International Journal of Heritage Studies&quot;,&quot;DOI&quot;:&quot;10.1080/13527258.2020.1755883&quot;,&quot;ISSN&quot;:&quot;1352-7258&quot;,&quot;URL&quot;:&quot;https://doi.org/10.1080/13527258.2020.1755883&quot;,&quot;issued&quot;:{&quot;date-parts&quot;:[[2020,9,1]]},&quot;page&quot;:&quot;823-825&quot;,&quot;publisher&quot;:&quot;Routledge&quot;,&quot;issue&quot;:&quot;9&quot;,&quot;volume&quot;:&quot;26&quot;,&quot;container-title-short&quot;:&quot;&quot;},&quot;isTemporary&quot;:false}],&quot;citationTag&quot;:&quot;MENDELEY_CITATION_v3_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&quot;},{&quot;citationID&quot;:&quot;MENDELEY_CITATION_f4784a94-fb7d-41fc-8f20-5071121fdd2d&quot;,&quot;properties&quot;:{&quot;noteIndex&quot;:0},&quot;isEdited&quot;:false,&quot;manualOverride&quot;:{&quot;isManuallyOverridden&quot;:false,&quot;citeprocText&quot;:&quot;(Kasneci et al., 2023)&quot;,&quot;manualOverrideText&quot;:&quot;&quot;},&quot;citationItems&quot;:[{&quot;id&quot;:&quot;fa581e8a-8121-3efb-8e2d-03355f354c27&quot;,&quot;itemData&quot;:{&quot;type&quot;:&quot;article-journal&quot;,&quot;id&quot;:&quot;fa581e8a-8121-3efb-8e2d-03355f354c27&quot;,&quot;title&quot;:&quot;ChatGPT for good? On opportunities and challenges of large language models for education&quot;,&quot;author&quot;:[{&quot;family&quot;:&quot;Kasneci&quot;,&quot;given&quot;:&quot;Enkelejda&quot;,&quot;parse-names&quot;:false,&quot;dropping-particle&quot;:&quot;&quot;,&quot;non-dropping-particle&quot;:&quot;&quot;},{&quot;family&quot;:&quot;Sessler&quot;,&quot;given&quot;:&quot;Kathrin&quot;,&quot;parse-names&quot;:false,&quot;dropping-particle&quot;:&quot;&quot;,&quot;non-dropping-particle&quot;:&quot;&quot;},{&quot;family&quot;:&quot;Küchemann&quot;,&quot;given&quot;:&quot;Stefan&quot;,&quot;parse-names&quot;:false,&quot;dropping-particle&quot;:&quot;&quot;,&quot;non-dropping-particle&quot;:&quot;&quot;},{&quot;family&quot;:&quot;Bannert&quot;,&quot;given&quot;:&quot;Maria&quot;,&quot;parse-names&quot;:false,&quot;dropping-particle&quot;:&quot;&quot;,&quot;non-dropping-particle&quot;:&quot;&quot;},{&quot;family&quot;:&quot;Dementieva&quot;,&quot;given&quot;:&quot;Daryna&quot;,&quot;parse-names&quot;:false,&quot;dropping-particle&quot;:&quot;&quot;,&quot;non-dropping-particle&quot;:&quot;&quot;},{&quot;family&quot;:&quot;Fischer&quot;,&quot;given&quot;:&quot;Frank&quot;,&quot;parse-names&quot;:false,&quot;dropping-particle&quot;:&quot;&quot;,&quot;non-dropping-particle&quot;:&quot;&quot;},{&quot;family&quot;:&quot;Gasser&quot;,&quot;given&quot;:&quot;Urs&quot;,&quot;parse-names&quot;:false,&quot;dropping-particle&quot;:&quot;&quot;,&quot;non-dropping-particle&quot;:&quot;&quot;},{&quot;family&quot;:&quot;Groh&quot;,&quot;given&quot;:&quot;Georg&quot;,&quot;parse-names&quot;:false,&quot;dropping-particle&quot;:&quot;&quot;,&quot;non-dropping-particle&quot;:&quot;&quot;},{&quot;family&quot;:&quot;Günnemann&quot;,&quot;given&quot;:&quot;Stephan&quot;,&quot;parse-names&quot;:false,&quot;dropping-particle&quot;:&quot;&quot;,&quot;non-dropping-particle&quot;:&quot;&quot;},{&quot;family&quot;:&quot;Hüllermeier&quot;,&quot;given&quot;:&quot;Eyke&quot;,&quot;parse-names&quot;:false,&quot;dropping-particle&quot;:&quot;&quot;,&quot;non-dropping-particle&quot;:&quot;&quot;},{&quot;family&quot;:&quot;Krusche&quot;,&quot;given&quot;:&quot;Stephan&quot;,&quot;parse-names&quot;:false,&quot;dropping-particle&quot;:&quot;&quot;,&quot;non-dropping-particle&quot;:&quot;&quot;},{&quot;family&quot;:&quot;Kutyniok&quot;,&quot;given&quot;:&quot;Gitta&quot;,&quot;parse-names&quot;:false,&quot;dropping-particle&quot;:&quot;&quot;,&quot;non-dropping-particle&quot;:&quot;&quot;},{&quot;family&quot;:&quot;Michaeli&quot;,&quot;given&quot;:&quot;Tilman&quot;,&quot;parse-names&quot;:false,&quot;dropping-particle&quot;:&quot;&quot;,&quot;non-dropping-particle&quot;:&quot;&quot;},{&quot;family&quot;:&quot;Nerdel&quot;,&quot;given&quot;:&quot;Claudia&quot;,&quot;parse-names&quot;:false,&quot;dropping-particle&quot;:&quot;&quot;,&quot;non-dropping-particle&quot;:&quot;&quot;},{&quot;family&quot;:&quot;Pfeffer&quot;,&quot;given&quot;:&quot;Jürgen&quot;,&quot;parse-names&quot;:false,&quot;dropping-particle&quot;:&quot;&quot;,&quot;non-dropping-particle&quot;:&quot;&quot;},{&quot;family&quot;:&quot;Poquet&quot;,&quot;given&quot;:&quot;Oleksandra&quot;,&quot;parse-names&quot;:false,&quot;dropping-particle&quot;:&quot;&quot;,&quot;non-dropping-particle&quot;:&quot;&quot;},{&quot;family&quot;:&quot;Sailer&quot;,&quot;given&quot;:&quot;Michael&quot;,&quot;parse-names&quot;:false,&quot;dropping-particle&quot;:&quot;&quot;,&quot;non-dropping-particle&quot;:&quot;&quot;},{&quot;family&quot;:&quot;Schmidt&quot;,&quot;given&quot;:&quot;Albrecht&quot;,&quot;parse-names&quot;:false,&quot;dropping-particle&quot;:&quot;&quot;,&quot;non-dropping-particle&quot;:&quot;&quot;},{&quot;family&quot;:&quot;Seidel&quot;,&quot;given&quot;:&quot;Tina&quot;,&quot;parse-names&quot;:false,&quot;dropping-particle&quot;:&quot;&quot;,&quot;non-dropping-particle&quot;:&quot;&quot;},{&quot;family&quot;:&quot;Stadler&quot;,&quot;given&quot;:&quot;Matthias&quot;,&quot;parse-names&quot;:false,&quot;dropping-particle&quot;:&quot;&quot;,&quot;non-dropping-particle&quot;:&quot;&quot;},{&quot;family&quot;:&quot;Weller&quot;,&quot;given&quot;:&quot;Jochen&quot;,&quot;parse-names&quot;:false,&quot;dropping-particle&quot;:&quot;&quot;,&quot;non-dropping-particle&quot;:&quot;&quot;},{&quot;family&quot;:&quot;Kuhn&quot;,&quot;given&quot;:&quot;Jochen&quot;,&quot;parse-names&quot;:false,&quot;dropping-particle&quot;:&quot;&quot;,&quot;non-dropping-particle&quot;:&quot;&quot;},{&quot;family&quot;:&quot;Kasneci&quot;,&quot;given&quot;:&quot;Gjergji&quot;,&quot;parse-names&quot;:false,&quot;dropping-particle&quot;:&quot;&quot;,&quot;non-dropping-particle&quot;:&quot;&quot;}],&quot;container-title&quot;:&quot;Learning and Individual Differences&quot;,&quot;container-title-short&quot;:&quot;Learn. Individ. Differ.&quot;,&quot;DOI&quot;:&quot;https://doi.org/10.1016/j.lindif.2023.102274&quot;,&quot;ISSN&quot;:&quot;1041-6080&quot;,&quot;URL&quot;:&quot;https://www.sciencedirect.com/science/article/pii/S1041608023000195&quot;,&quot;issued&quot;:{&quot;date-parts&quot;:[[2023]]},&quot;page&quot;:&quot;102274&quot;,&quot;abstract&quot;:&quot;Large language models represent a significant advancement in the field of AI. The underlying technology is key to further innovations and, despite critical views and even bans within communities and regions, large language models are here to stay. This commentary presents the potential benefits and challenges of educational applications of large language models, from student and teacher perspectives. We briefly discuss the current state of large language models and their applications. We then highlight how these models can be used to create educational content, improve student engagement and interaction, and personalize learning experiences. With regard to challenges, we argue that large language models in education require teachers and learners to develop sets of competencies and literacies necessary to both understand the technology as well as their limitations and unexpected brittleness of such systems. In addition, a clear strategy within educational systems and a clear pedagogical approach with a strong focus on critical thinking and strategies for fact checking are required to integrate and take full advantage of large language models in learning settings and teaching curricula. Other challenges such as the potential bias in the output, the need for continuous human oversight, and the potential for misuse are not unique to the application of AI in education. But we believe that, if handled sensibly, these challenges can offer insights and opportunities in education scenarios to acquaint students early on with potential societal biases, criticalities, and risks of AI applications. We conclude with recommendations for how to address these challenges and ensure that such models are used in a responsible and ethical manner in education.&quot;,&quot;volume&quot;:&quot;103&quot;},&quot;isTemporary&quot;:false}],&quot;citationTag&quot;:&quot;MENDELEY_CITATION_v3_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&quot;},{&quot;citationID&quot;:&quot;MENDELEY_CITATION_8dcdacbd-cb59-46f2-82ae-690421678aa5&quot;,&quot;properties&quot;:{&quot;noteIndex&quot;:0},&quot;isEdited&quot;:false,&quot;manualOverride&quot;:{&quot;isManuallyOverridden&quot;:false,&quot;citeprocText&quot;:&quot;(ICOMOS Australia, 2013)&quot;,&quot;manualOverrideText&quot;:&quot;&quot;},&quot;citationItems&quot;:[{&quot;id&quot;:&quot;a75c56a2-c0d0-3743-b9c5-36c50331a77b&quot;,&quot;itemData&quot;:{&quot;type&quot;:&quot;report&quot;,&quot;id&quot;:&quot;a75c56a2-c0d0-3743-b9c5-36c50331a77b&quot;,&quot;title&quot;:&quot;The Burra Charter: The Australia ICOMOS Charter for Places of Cultural Significance [2013 version]&quot;,&quot;author&quot;:[{&quot;family&quot;:&quot;ICOMOS Australia&quot;,&quot;given&quot;:&quot;&quot;,&quot;parse-names&quot;:false,&quot;dropping-particle&quot;:&quot;&quot;,&quot;non-dropping-particle&quot;:&quot;&quot;}],&quot;accessed&quot;:{&quot;date-parts&quot;:[[2026,2,22]]},&quot;URL&quot;:&quot;https://australia.icomos.org/wp-content/uploads/The-Burra-Charter-2013-Adopted-31.10.2013.pdf&quot;,&quot;issued&quot;:{&quot;date-parts&quot;:[[2013]]},&quot;container-title-short&quot;:&quot;&quot;},&quot;isTemporary&quot;:false}],&quot;citationTag&quot;:&quot;MENDELEY_CITATION_v3_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&quot;},{&quot;citationID&quot;:&quot;MENDELEY_CITATION_715431c6-3ac9-4fd5-b602-ff06496c055a&quot;,&quot;properties&quot;:{&quot;noteIndex&quot;:0},&quot;isEdited&quot;:false,&quot;manualOverride&quot;:{&quot;isManuallyOverridden&quot;:false,&quot;citeprocText&quot;:&quot;(ICOMOS Australia, 2013)&quot;,&quot;manualOverrideText&quot;:&quot;&quot;},&quot;citationItems&quot;:[{&quot;id&quot;:&quot;a75c56a2-c0d0-3743-b9c5-36c50331a77b&quot;,&quot;itemData&quot;:{&quot;type&quot;:&quot;report&quot;,&quot;id&quot;:&quot;a75c56a2-c0d0-3743-b9c5-36c50331a77b&quot;,&quot;title&quot;:&quot;The Burra Charter: The Australia ICOMOS Charter for Places of Cultural Significance [2013 version]&quot;,&quot;author&quot;:[{&quot;family&quot;:&quot;ICOMOS Australia&quot;,&quot;given&quot;:&quot;&quot;,&quot;parse-names&quot;:false,&quot;dropping-particle&quot;:&quot;&quot;,&quot;non-dropping-particle&quot;:&quot;&quot;}],&quot;accessed&quot;:{&quot;date-parts&quot;:[[2026,2,22]]},&quot;URL&quot;:&quot;https://australia.icomos.org/wp-content/uploads/The-Burra-Charter-2013-Adopted-31.10.2013.pdf&quot;,&quot;issued&quot;:{&quot;date-parts&quot;:[[2013]]},&quot;container-title-short&quot;:&quot;&quot;},&quot;isTemporary&quot;:false}],&quot;citationTag&quot;:&quot;MENDELEY_CITATION_v3_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&quot;},{&quot;citationID&quot;:&quot;MENDELEY_CITATION_31fc7ddb-80b9-47b1-a02a-d8f276365866&quot;,&quot;properties&quot;:{&quot;noteIndex&quot;:0},&quot;isEdited&quot;:false,&quot;manualOverride&quot;:{&quot;isManuallyOverridden&quot;:false,&quot;citeprocText&quot;:&quot;(Collins et al., 1991)&quot;,&quot;manualOverrideText&quot;:&quot;&quot;},&quot;citationItems&quot;:[{&quot;id&quot;:&quot;8ef83ca5-646a-3f89-9e05-2d109455185b&quot;,&quot;itemData&quot;:{&quot;type&quot;:&quot;article-journal&quot;,&quot;id&quot;:&quot;8ef83ca5-646a-3f89-9e05-2d109455185b&quot;,&quot;title&quot;:&quot;COGNITIVE APPRENTICESHIP: MAKING THINKING VISIBLE&quot;,&quot;author&quot;:[{&quot;family&quot;:&quot;Collins&quot;,&quot;given&quot;:&quot;Allan M&quot;,&quot;parse-names&quot;:false,&quot;dropping-particle&quot;:&quot;&quot;,&quot;non-dropping-particle&quot;:&quot;&quot;},{&quot;family&quot;:&quot;Brown&quot;,&quot;given&quot;:&quot;John Seely&quot;,&quot;parse-names&quot;:false,&quot;dropping-particle&quot;:&quot;&quot;,&quot;non-dropping-particle&quot;:&quot;&quot;},{&quot;family&quot;:&quot;Holum&quot;,&quot;given&quot;:&quot;Ann&quot;,&quot;parse-names&quot;:false,&quot;dropping-particle&quot;:&quot;&quot;,&quot;non-dropping-particle&quot;:&quot;&quot;}],&quot;container-title&quot;:&quot;American Educator: The Professional Journal of the American Federation of Teachers&quot;,&quot;URL&quot;:&quot;https://api.semanticscholar.org/CorpusID:263308120&quot;,&quot;issued&quot;:{&quot;date-parts&quot;:[[1991]]},&quot;volume&quot;:&quot;15&quot;,&quot;container-title-short&quot;:&quot;&quot;},&quot;isTemporary&quot;:false}],&quot;citationTag&quot;:&quot;MENDELEY_CITATION_v3_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&quot;},{&quot;citationID&quot;:&quot;MENDELEY_CITATION_46597a71-6345-411c-b56d-8752ef194179&quot;,&quot;properties&quot;:{&quot;noteIndex&quot;:0},&quot;isEdited&quot;:false,&quot;manualOverride&quot;:{&quot;isManuallyOverridden&quot;:false,&quot;citeprocText&quot;:&quot;(de la Torre, 2013; Fredheim &amp;#38; Khalaf, 2016; Mason, 2002)&quot;,&quot;manualOverrideText&quot;:&quot;&quot;},&quot;citationItems&quot;:[{&quot;id&quot;:&quot;5679b9dc-bca3-3aad-a257-25084eb77de5&quot;,&quot;itemData&quot;:{&quot;type&quot;:&quot;article-journal&quot;,&quot;id&quot;:&quot;5679b9dc-bca3-3aad-a257-25084eb77de5&quot;,&quot;title&quot;:&quot;Values and Heritage Conservation&quot;,&quot;author&quot;:[{&quot;family&quot;:&quot;la Torre&quot;,&quot;given&quot;:&quot;Marta&quot;,&quot;parse-names&quot;:false,&quot;dropping-particle&quot;:&quot;&quot;,&quot;non-dropping-particle&quot;:&quot;de&quot;}],&quot;container-title&quot;:&quot;Heritage &amp; Society&quot;,&quot;DOI&quot;:&quot;10.1179/2159032X13Z.00000000011&quot;,&quot;ISSN&quot;:&quot;2159-032X&quot;,&quot;URL&quot;:&quot;https://doi.org/10.1179/2159032X13Z.00000000011&quot;,&quot;issued&quot;:{&quot;date-parts&quot;:[[2013,11,1]]},&quot;page&quot;:&quot;155-166&quot;,&quot;publisher&quot;:&quot;Routledge&quot;,&quot;issue&quot;:&quot;2&quot;,&quot;volume&quot;:&quot;6&quot;,&quot;container-title-short&quot;:&quot;&quot;},&quot;isTemporary&quot;:false},{&quot;id&quot;:&quot;43893220-6901-3139-ae0a-38319ba27a80&quot;,&quot;itemData&quot;:{&quot;type&quot;:&quot;article-journal&quot;,&quot;id&quot;:&quot;43893220-6901-3139-ae0a-38319ba27a80&quot;,&quot;title&quot;:&quot;The significance of values: heritage value typologies re-examined&quot;,&quot;author&quot;:[{&quot;family&quot;:&quot;Fredheim&quot;,&quot;given&quot;:&quot;L Harald&quot;,&quot;parse-names&quot;:false,&quot;dropping-particle&quot;:&quot;&quot;,&quot;non-dropping-particle&quot;:&quot;&quot;},{&quot;family&quot;:&quot;Khalaf&quot;,&quot;given&quot;:&quot;Manal&quot;,&quot;parse-names&quot;:false,&quot;dropping-particle&quot;:&quot;&quot;,&quot;non-dropping-particle&quot;:&quot;&quot;}],&quot;container-title&quot;:&quot;International Journal of Heritage Studies&quot;,&quot;DOI&quot;:&quot;10.1080/13527258.2016.1171247&quot;,&quot;ISSN&quot;:&quot;1352-7258&quot;,&quot;URL&quot;:&quot;https://doi.org/10.1080/13527258.2016.1171247&quot;,&quot;issued&quot;:{&quot;date-parts&quot;:[[2016,7,2]]},&quot;page&quot;:&quot;466-481&quot;,&quot;publisher&quot;:&quot;Routledge&quot;,&quot;issue&quot;:&quot;6&quot;,&quot;volume&quot;:&quot;22&quot;,&quot;container-title-short&quot;:&quot;&quot;},&quot;isTemporary&quot;:false},{&quot;id&quot;:&quot;fcdf322d-b71e-3c53-843c-62ff9c88d84f&quot;,&quot;itemData&quot;:{&quot;type&quot;:&quot;chapter&quot;,&quot;id&quot;:&quot;fcdf322d-b71e-3c53-843c-62ff9c88d84f&quot;,&quot;title&quot;:&quot;Assessing Values in Conservation Planning: Methodological Issues and Choices&quot;,&quot;author&quot;:[{&quot;family&quot;:&quot;Mason&quot;,&quot;given&quot;:&quot;Randall&quot;,&quot;parse-names&quot;:false,&quot;dropping-particle&quot;:&quot;&quot;,&quot;non-dropping-particle&quot;:&quot;&quot;}],&quot;container-title&quot;:&quot;Assessing the Values of Cultural Heritage&quot;,&quot;issued&quot;:{&quot;date-parts&quot;:[[2002]]},&quot;container-title-short&quot;:&quot;&quot;},&quot;isTemporary&quot;:false}],&quot;citationTag&quot;:&quot;MENDELEY_CITATION_v3_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&quot;},{&quot;citationID&quot;:&quot;MENDELEY_CITATION_03c02c47-a179-4f6a-a507-32533d7cff98&quot;,&quot;properties&quot;:{&quot;noteIndex&quot;:0},&quot;isEdited&quot;:false,&quot;manualOverride&quot;:{&quot;isManuallyOverridden&quot;:false,&quot;citeprocText&quot;:&quot;(Memarian &amp;#38; Doleck, 2024)&quot;,&quot;manualOverrideText&quot;:&quot;&quot;},&quot;citationItems&quot;:[{&quot;id&quot;:&quot;e65dfde6-2ddc-3d0c-a369-791c0f7cab8c&quot;,&quot;itemData&quot;:{&quot;type&quot;:&quot;article-journal&quot;,&quot;id&quot;:&quot;e65dfde6-2ddc-3d0c-a369-791c0f7cab8c&quot;,&quot;title&quot;:&quot;Human-in-the-loop in artificial intelligence in education: A review and entity-relationship (ER) analysis&quot;,&quot;author&quot;:[{&quot;family&quot;:&quot;Memarian&quot;,&quot;given&quot;:&quot;Bahar&quot;,&quot;parse-names&quot;:false,&quot;dropping-particle&quot;:&quot;&quot;,&quot;non-dropping-particle&quot;:&quot;&quot;},{&quot;family&quot;:&quot;Doleck&quot;,&quot;given&quot;:&quot;Tenzin&quot;,&quot;parse-names&quot;:false,&quot;dropping-particle&quot;:&quot;&quot;,&quot;non-dropping-particle&quot;:&quot;&quot;}],&quot;container-title&quot;:&quot;Computers in Human Behavior: Artificial Humans&quot;,&quot;DOI&quot;:&quot;https://doi.org/10.1016/j.chbah.2024.100053&quot;,&quot;ISSN&quot;:&quot;2949-8821&quot;,&quot;URL&quot;:&quot;https://www.sciencedirect.com/science/article/pii/S2949882124000136&quot;,&quot;issued&quot;:{&quot;date-parts&quot;:[[2024]]},&quot;page&quot;:&quot;100053&quot;,&quot;abstract&quot;:&quot;Background\nHuman-in-the-loop research predominantly examines the interaction types and effects. A more structural and pragmatic exploration of humans and Artificial Intelligence or AI is lacking in the AI in education literature.\nPurpose\nIn this systematic review, we follow the Entity-Relationship (ER) framework to identify trends in the entities, relationships, and attributes of human-in-the-loop AI in education.\nMethods\nAn overview of N = 28 reviewed studies followed by their ER characteristics are summarized and analyzed.\nResults\nThe dominant number of two or three-entity studies, one-sided relationships, few attributes, and many to many cardinalities may signal a lack of deliberation on beings that come to interact and influence human-in-the-loop and AI in education.\nConclusion\nThe contribution of this work is identifying the implications of human-in-the-loop and AI from a more formal ER perspective and acknowledging the many possibilities for placement of humans in the loop with the AI, system, and environment of interest.&quot;,&quot;issue&quot;:&quot;1&quot;,&quot;volume&quot;:&quot;2&quot;,&quot;container-title-short&quot;:&quot;&quot;},&quot;isTemporary&quot;:false}],&quot;citationTag&quot;:&quot;MENDELEY_CITATION_v3_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&quot;},{&quot;citationID&quot;:&quot;MENDELEY_CITATION_322269c2-de73-4d9e-a12b-503b90298ebd&quot;,&quot;properties&quot;:{&quot;noteIndex&quot;:0},&quot;isEdited&quot;:false,&quot;manualOverride&quot;:{&quot;isManuallyOverridden&quot;:false,&quot;citeprocText&quot;:&quot;(Chi &amp;#38; Wylie, 2014)&quot;,&quot;manualOverrideText&quot;:&quot;&quot;},&quot;citationItems&quot;:[{&quot;id&quot;:&quot;4610ee7b-2db9-3bf0-809e-06c2fedfc7ae&quot;,&quot;itemData&quot;:{&quot;type&quot;:&quot;article-journal&quot;,&quot;id&quot;:&quot;4610ee7b-2db9-3bf0-809e-06c2fedfc7ae&quot;,&quot;title&quot;:&quot;The ICAP Framework: Linking Cognitive Engagement to Active Learning Outcomes&quot;,&quot;author&quot;:[{&quot;family&quot;:&quot;Chi&quot;,&quot;given&quot;:&quot;Michelene T H&quot;,&quot;parse-names&quot;:false,&quot;dropping-particle&quot;:&quot;&quot;,&quot;non-dropping-particle&quot;:&quot;&quot;},{&quot;family&quot;:&quot;Wylie&quot;,&quot;given&quot;:&quot;Ruth&quot;,&quot;parse-names&quot;:false,&quot;dropping-particle&quot;:&quot;&quot;,&quot;non-dropping-particle&quot;:&quot;&quot;}],&quot;container-title&quot;:&quot;Educational Psychologist&quot;,&quot;container-title-short&quot;:&quot;Educ. Psychol.&quot;,&quot;DOI&quot;:&quot;10.1080/00461520.2014.965823&quot;,&quot;ISSN&quot;:&quot;0046-1520&quot;,&quot;URL&quot;:&quot;https://doi.org/10.1080/00461520.2014.965823&quot;,&quot;issued&quot;:{&quot;date-parts&quot;:[[2014,10,2]]},&quot;page&quot;:&quot;219-243&quot;,&quot;publisher&quot;:&quot;Routledge&quot;,&quot;issue&quot;:&quot;4&quot;,&quot;volume&quot;:&quot;49&quot;},&quot;isTemporary&quot;:false}],&quot;citationTag&quot;:&quot;MENDELEY_CITATION_v3_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&quot;},{&quot;citationID&quot;:&quot;MENDELEY_CITATION_91eef7ff-654e-47bb-b91e-9f743253843c&quot;,&quot;properties&quot;:{&quot;noteIndex&quot;:0},&quot;isEdited&quot;:false,&quot;manualOverride&quot;:{&quot;isManuallyOverridden&quot;:true,&quot;citeprocText&quot;:&quot;(Chi &amp;#38; Wylie, 2014; Collins et al., 1991)&quot;,&quot;manualOverrideText&quot;:&quot;(Chi &amp; Wylie, 2014)&quot;},&quot;citationItems&quot;:[{&quot;id&quot;:&quot;4610ee7b-2db9-3bf0-809e-06c2fedfc7ae&quot;,&quot;itemData&quot;:{&quot;type&quot;:&quot;article-journal&quot;,&quot;id&quot;:&quot;4610ee7b-2db9-3bf0-809e-06c2fedfc7ae&quot;,&quot;title&quot;:&quot;The ICAP Framework: Linking Cognitive Engagement to Active Learning Outcomes&quot;,&quot;author&quot;:[{&quot;family&quot;:&quot;Chi&quot;,&quot;given&quot;:&quot;Michelene T H&quot;,&quot;parse-names&quot;:false,&quot;dropping-particle&quot;:&quot;&quot;,&quot;non-dropping-particle&quot;:&quot;&quot;},{&quot;family&quot;:&quot;Wylie&quot;,&quot;given&quot;:&quot;Ruth&quot;,&quot;parse-names&quot;:false,&quot;dropping-particle&quot;:&quot;&quot;,&quot;non-dropping-particle&quot;:&quot;&quot;}],&quot;container-title&quot;:&quot;Educational Psychologist&quot;,&quot;container-title-short&quot;:&quot;Educ. Psychol.&quot;,&quot;DOI&quot;:&quot;10.1080/00461520.2014.965823&quot;,&quot;ISSN&quot;:&quot;0046-1520&quot;,&quot;URL&quot;:&quot;https://doi.org/10.1080/00461520.2014.965823&quot;,&quot;issued&quot;:{&quot;date-parts&quot;:[[2014,10,2]]},&quot;page&quot;:&quot;219-243&quot;,&quot;publisher&quot;:&quot;Routledge&quot;,&quot;issue&quot;:&quot;4&quot;,&quot;volume&quot;:&quot;49&quot;},&quot;isTemporary&quot;:false},{&quot;id&quot;:&quot;8ef83ca5-646a-3f89-9e05-2d109455185b&quot;,&quot;itemData&quot;:{&quot;type&quot;:&quot;article-journal&quot;,&quot;id&quot;:&quot;8ef83ca5-646a-3f89-9e05-2d109455185b&quot;,&quot;title&quot;:&quot;COGNITIVE APPRENTICESHIP: MAKING THINKING VISIBLE&quot;,&quot;author&quot;:[{&quot;family&quot;:&quot;Collins&quot;,&quot;given&quot;:&quot;Allan M&quot;,&quot;parse-names&quot;:false,&quot;dropping-particle&quot;:&quot;&quot;,&quot;non-dropping-particle&quot;:&quot;&quot;},{&quot;family&quot;:&quot;Brown&quot;,&quot;given&quot;:&quot;John Seely&quot;,&quot;parse-names&quot;:false,&quot;dropping-particle&quot;:&quot;&quot;,&quot;non-dropping-particle&quot;:&quot;&quot;},{&quot;family&quot;:&quot;Holum&quot;,&quot;given&quot;:&quot;Ann&quot;,&quot;parse-names&quot;:false,&quot;dropping-particle&quot;:&quot;&quot;,&quot;non-dropping-particle&quot;:&quot;&quot;}],&quot;container-title&quot;:&quot;American Educator: The Professional Journal of the American Federation of Teachers&quot;,&quot;URL&quot;:&quot;https://api.semanticscholar.org/CorpusID:263308120&quot;,&quot;issued&quot;:{&quot;date-parts&quot;:[[1991]]},&quot;volume&quot;:&quot;15&quot;,&quot;container-title-short&quot;:&quot;&quot;},&quot;isTemporary&quot;:false}],&quot;citationTag&quot;:&quot;MENDELEY_CITATION_v3_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&quot;},{&quot;citationID&quot;:&quot;MENDELEY_CITATION_dcc0d772-3e30-40ac-abd4-6b9f4880267c&quot;,&quot;properties&quot;:{&quot;noteIndex&quot;:0,&quot;mode&quot;:&quot;suppress-author&quot;},&quot;isEdited&quot;:false,&quot;manualOverride&quot;:{&quot;isManuallyOverridden&quot;:false,&quot;citeprocText&quot;:&quot;(2025)&quot;,&quot;manualOverrideText&quot;:&quot;&quot;},&quot;citationItems&quot;:[{&quot;displayAs&quot;:&quot;suppress-author&quot;,&quot;label&quot;:&quot;page&quot;,&quot;id&quot;:&quot;16592bff-5318-3704-8a38-3a33c6c98777&quot;,&quot;itemData&quot;:{&quot;type&quot;:&quot;article-journal&quot;,&quot;id&quot;:&quot;16592bff-5318-3704-8a38-3a33c6c98777&quot;,&quot;title&quot;:&quot;Digital storytelling for emotional engagement in museums: design and evaluation of the Hunterian Antonine Wall EMOTIVE experiences&quot;,&quot;author&quot;:[{&quot;family&quot;:&quot;Economou&quot;,&quot;given&quot;:&quot;Maria&quot;,&quot;parse-names&quot;:false,&quot;dropping-particle&quot;:&quot;&quot;,&quot;non-dropping-particle&quot;:&quot;&quot;},{&quot;family&quot;:&quot;Young&quot;,&quot;given&quot;:&quot;Hilary&quot;,&quot;parse-names&quot;:false,&quot;dropping-particle&quot;:&quot;&quot;,&quot;non-dropping-particle&quot;:&quot;&quot;},{&quot;family&quot;:&quot;Sosnowska&quot;,&quot;given&quot;:&quot;Emilia&quot;,&quot;parse-names&quot;:false,&quot;dropping-particle&quot;:&quot;&quot;,&quot;non-dropping-particle&quot;:&quot;&quot;}],&quot;container-title&quot;:&quot;International Journal of Heritage Studies&quot;,&quot;DOI&quot;:&quot;10.1080/13527258.2025.2591613&quot;,&quot;ISSN&quot;:&quot;1352-7258&quot;,&quot;URL&quot;:&quot;https://doi.org/10.1080/13527258.2025.2591613&quot;,&quot;issued&quot;:{&quot;date-parts&quot;:[[2025,11,26]]},&quot;page&quot;:&quot;1-32&quot;,&quot;publisher&quot;:&quot;Routledge&quot;,&quot;container-title-short&quot;:&quot;&quot;},&quot;isTemporary&quot;:false,&quot;suppress-author&quot;:true,&quot;composite&quot;:false,&quot;author-only&quot;:false}],&quot;citationTag&quot;:&quot;MENDELEY_CITATION_v3_eyJjaXRhdGlvbklEIjoiTUVOREVMRVlfQ0lUQVRJT05fZGNjMGQ3NzItM2UzMC00MGFjLWFiZDQtNmI5ZjQ4ODAyNjdj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&quot;},{&quot;citationID&quot;:&quot;MENDELEY_CITATION_e677aacf-e99c-472d-a494-8348d30fa0d3&quot;,&quot;properties&quot;:{&quot;noteIndex&quot;:0},&quot;isEdited&quot;:false,&quot;manualOverride&quot;:{&quot;isManuallyOverridden&quot;:false,&quot;citeprocText&quot;:&quot;(Economou et al., 2025)&quot;,&quot;manualOverrideText&quot;:&quot;&quot;},&quot;citationItems&quot;:[{&quot;id&quot;:&quot;16592bff-5318-3704-8a38-3a33c6c98777&quot;,&quot;itemData&quot;:{&quot;type&quot;:&quot;article-journal&quot;,&quot;id&quot;:&quot;16592bff-5318-3704-8a38-3a33c6c98777&quot;,&quot;title&quot;:&quot;Digital storytelling for emotional engagement in museums: design and evaluation of the Hunterian Antonine Wall EMOTIVE experiences&quot;,&quot;author&quot;:[{&quot;family&quot;:&quot;Economou&quot;,&quot;given&quot;:&quot;Maria&quot;,&quot;parse-names&quot;:false,&quot;dropping-particle&quot;:&quot;&quot;,&quot;non-dropping-particle&quot;:&quot;&quot;},{&quot;family&quot;:&quot;Young&quot;,&quot;given&quot;:&quot;Hilary&quot;,&quot;parse-names&quot;:false,&quot;dropping-particle&quot;:&quot;&quot;,&quot;non-dropping-particle&quot;:&quot;&quot;},{&quot;family&quot;:&quot;Sosnowska&quot;,&quot;given&quot;:&quot;Emilia&quot;,&quot;parse-names&quot;:false,&quot;dropping-particle&quot;:&quot;&quot;,&quot;non-dropping-particle&quot;:&quot;&quot;}],&quot;container-title&quot;:&quot;International Journal of Heritage Studies&quot;,&quot;DOI&quot;:&quot;10.1080/13527258.2025.2591613&quot;,&quot;ISSN&quot;:&quot;1352-7258&quot;,&quot;URL&quot;:&quot;https://doi.org/10.1080/13527258.2025.2591613&quot;,&quot;issued&quot;:{&quot;date-parts&quot;:[[2025,11,26]]},&quot;page&quot;:&quot;1-32&quot;,&quot;publisher&quot;:&quot;Routledge&quot;,&quot;container-title-short&quot;:&quot;&quot;},&quot;isTemporary&quot;:false}],&quot;citationTag&quot;:&quot;MENDELEY_CITATION_v3_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5DD3BBA9-C19B-426B-B69B-BCA6A75240D8}">
  <we:reference id="WA200010453" version="1.0.0.1" store="Omex" storeType="OMEX"/>
  <we:alternateReferences>
    <we:reference id="WA200010453" version="1.0.0.1" store="WA200010453" storeType="OMEX"/>
  </we:alternateReferences>
  <we:properties>
    <we:property name="claude.fileId" value="&quot;9ec878ef-3b18-433b-973c-1b2480d7e31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9FC89-1D0C-444F-8448-83EA69AAF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4060</Words>
  <Characters>26840</Characters>
  <Application>Microsoft Office Word</Application>
  <DocSecurity>0</DocSecurity>
  <Lines>610</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dc:creator>
  <cp:keywords/>
  <dc:description/>
  <cp:lastModifiedBy>Yael Alef</cp:lastModifiedBy>
  <cp:revision>2</cp:revision>
  <dcterms:created xsi:type="dcterms:W3CDTF">2026-05-24T16:56:00Z</dcterms:created>
  <dcterms:modified xsi:type="dcterms:W3CDTF">2026-05-24T16:56:00Z</dcterms:modified>
</cp:coreProperties>
</file>